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6BBF5" w14:textId="77777777" w:rsidR="00E93BF0" w:rsidRPr="003B39EB" w:rsidRDefault="00E93BF0" w:rsidP="003B39EB">
      <w:pPr>
        <w:pStyle w:val="PlainText"/>
      </w:pPr>
    </w:p>
    <w:p w14:paraId="3C5571C2" w14:textId="56C75EB6" w:rsidR="00EC6ED4" w:rsidRPr="00C87696" w:rsidRDefault="00716FAE" w:rsidP="00F3484F">
      <w:pPr>
        <w:pStyle w:val="PlainText"/>
        <w:jc w:val="center"/>
        <w:rPr>
          <w:b/>
          <w:color w:val="FF0000"/>
          <w:sz w:val="48"/>
        </w:rPr>
      </w:pPr>
      <w:r>
        <w:rPr>
          <w:b/>
          <w:color w:val="FF0000"/>
          <w:sz w:val="48"/>
        </w:rPr>
        <w:t>kSNP</w:t>
      </w:r>
      <w:r w:rsidR="00A77400">
        <w:rPr>
          <w:b/>
          <w:color w:val="FF0000"/>
          <w:sz w:val="48"/>
        </w:rPr>
        <w:t>4</w:t>
      </w:r>
      <w:r w:rsidR="00EC6ED4" w:rsidRPr="00C87696">
        <w:rPr>
          <w:b/>
          <w:color w:val="FF0000"/>
          <w:sz w:val="48"/>
        </w:rPr>
        <w:t xml:space="preserve"> </w:t>
      </w:r>
      <w:r w:rsidR="00D03B23" w:rsidRPr="00C87696">
        <w:rPr>
          <w:b/>
          <w:color w:val="FF0000"/>
          <w:sz w:val="48"/>
        </w:rPr>
        <w:t>Users Guide</w:t>
      </w:r>
    </w:p>
    <w:p w14:paraId="34F9EB74" w14:textId="77777777" w:rsidR="00E93BF0" w:rsidRDefault="00E93BF0" w:rsidP="00F3484F">
      <w:pPr>
        <w:pStyle w:val="PlainText"/>
        <w:jc w:val="center"/>
      </w:pPr>
    </w:p>
    <w:p w14:paraId="72CAA205" w14:textId="77777777" w:rsidR="00D617E9" w:rsidRDefault="00D617E9" w:rsidP="00F3484F">
      <w:pPr>
        <w:pStyle w:val="PlainText"/>
        <w:jc w:val="center"/>
      </w:pPr>
    </w:p>
    <w:p w14:paraId="172DF11E" w14:textId="31D31CFD" w:rsidR="00C17ADA" w:rsidRDefault="00C17ADA" w:rsidP="00F3484F">
      <w:pPr>
        <w:pStyle w:val="PlainText"/>
        <w:jc w:val="center"/>
      </w:pPr>
      <w:r w:rsidRPr="00EC6ED4">
        <w:t>Barry G. Hall, Bellingham Research Institute</w:t>
      </w:r>
    </w:p>
    <w:p w14:paraId="0B0BF3A6" w14:textId="1578A686" w:rsidR="00C17ADA" w:rsidRDefault="00C17ADA" w:rsidP="00F3484F">
      <w:pPr>
        <w:pStyle w:val="PlainText"/>
        <w:jc w:val="center"/>
      </w:pPr>
      <w:r>
        <w:t>Jeremiah Nisbet</w:t>
      </w:r>
    </w:p>
    <w:p w14:paraId="509910C3" w14:textId="37FB5BC8" w:rsidR="00C17ADA" w:rsidRDefault="00C17ADA" w:rsidP="00F3484F">
      <w:pPr>
        <w:pStyle w:val="PlainText"/>
        <w:jc w:val="center"/>
      </w:pPr>
      <w:r>
        <w:t>and</w:t>
      </w:r>
    </w:p>
    <w:p w14:paraId="62B694B2" w14:textId="251B0EFF" w:rsidR="00D617E9" w:rsidRDefault="00EC6ED4" w:rsidP="00F3484F">
      <w:pPr>
        <w:pStyle w:val="PlainText"/>
        <w:jc w:val="center"/>
      </w:pPr>
      <w:proofErr w:type="spellStart"/>
      <w:r w:rsidRPr="00EC6ED4">
        <w:t>Shea</w:t>
      </w:r>
      <w:proofErr w:type="spellEnd"/>
      <w:r w:rsidRPr="00EC6ED4">
        <w:t xml:space="preserve"> </w:t>
      </w:r>
      <w:r>
        <w:t xml:space="preserve">N. </w:t>
      </w:r>
      <w:r w:rsidRPr="00EC6ED4">
        <w:t>Gardner</w:t>
      </w:r>
      <w:r w:rsidR="00C17ADA">
        <w:t xml:space="preserve"> (Deceased),</w:t>
      </w:r>
      <w:r w:rsidRPr="00EC6ED4">
        <w:t xml:space="preserve"> Lawrence Livermore </w:t>
      </w:r>
      <w:r w:rsidR="00B311E5">
        <w:t xml:space="preserve">National </w:t>
      </w:r>
      <w:r w:rsidRPr="00EC6ED4">
        <w:t>Laborator</w:t>
      </w:r>
      <w:r w:rsidR="00B311E5">
        <w:t>y</w:t>
      </w:r>
    </w:p>
    <w:p w14:paraId="11736CAC" w14:textId="40FCEAC9" w:rsidR="00D617E9" w:rsidRDefault="00D617E9" w:rsidP="00F3484F">
      <w:pPr>
        <w:pStyle w:val="PlainText"/>
        <w:jc w:val="center"/>
      </w:pPr>
    </w:p>
    <w:p w14:paraId="141CCD91" w14:textId="63524DB9" w:rsidR="00D617E9" w:rsidRDefault="00D617E9" w:rsidP="002061F5">
      <w:pPr>
        <w:pStyle w:val="PlainText"/>
        <w:jc w:val="center"/>
      </w:pPr>
    </w:p>
    <w:p w14:paraId="3006E74D" w14:textId="77777777" w:rsidR="002061F5" w:rsidRDefault="002061F5" w:rsidP="002061F5">
      <w:pPr>
        <w:pStyle w:val="PlainText"/>
        <w:jc w:val="center"/>
      </w:pPr>
      <w:r>
        <w:t xml:space="preserve"> </w:t>
      </w:r>
    </w:p>
    <w:p w14:paraId="6030CDEF" w14:textId="77777777" w:rsidR="00980E2C" w:rsidRDefault="00980E2C" w:rsidP="00980E2C">
      <w:pPr>
        <w:pStyle w:val="PlainText"/>
      </w:pPr>
    </w:p>
    <w:p w14:paraId="4A996546" w14:textId="77777777" w:rsidR="003A56EA" w:rsidRDefault="003A56EA" w:rsidP="00F3484F">
      <w:pPr>
        <w:pStyle w:val="PlainText"/>
        <w:jc w:val="center"/>
      </w:pPr>
    </w:p>
    <w:p w14:paraId="79CF1DEB" w14:textId="6B8843E0" w:rsidR="00CE6910" w:rsidRDefault="009D2903" w:rsidP="003A56EA">
      <w:r>
        <w:t xml:space="preserve">Download either the </w:t>
      </w:r>
      <w:r w:rsidR="00716FAE">
        <w:rPr>
          <w:b/>
        </w:rPr>
        <w:t>kSNP</w:t>
      </w:r>
      <w:r w:rsidR="009B615D">
        <w:rPr>
          <w:b/>
        </w:rPr>
        <w:t>4</w:t>
      </w:r>
      <w:r w:rsidR="003A56EA">
        <w:rPr>
          <w:b/>
        </w:rPr>
        <w:t xml:space="preserve"> Mac Package</w:t>
      </w:r>
      <w:r w:rsidR="003A56EA">
        <w:t xml:space="preserve"> or the </w:t>
      </w:r>
      <w:r w:rsidR="00716FAE">
        <w:rPr>
          <w:b/>
        </w:rPr>
        <w:t>kSNP</w:t>
      </w:r>
      <w:r w:rsidR="009B615D">
        <w:rPr>
          <w:b/>
        </w:rPr>
        <w:t>4</w:t>
      </w:r>
      <w:r w:rsidR="003A56EA" w:rsidRPr="00CD3C05">
        <w:rPr>
          <w:b/>
        </w:rPr>
        <w:t xml:space="preserve"> Linux</w:t>
      </w:r>
      <w:r w:rsidR="0050134D">
        <w:rPr>
          <w:b/>
        </w:rPr>
        <w:t xml:space="preserve"> </w:t>
      </w:r>
      <w:r w:rsidR="003A56EA" w:rsidRPr="00CD3C05">
        <w:rPr>
          <w:b/>
        </w:rPr>
        <w:t>Package</w:t>
      </w:r>
      <w:r w:rsidR="003A56EA" w:rsidRPr="00CD3C05">
        <w:t>.</w:t>
      </w:r>
      <w:r w:rsidR="003A56EA">
        <w:t xml:space="preserve">  Each package contains a </w:t>
      </w:r>
      <w:r w:rsidR="00716FAE">
        <w:rPr>
          <w:b/>
        </w:rPr>
        <w:t>kSNP</w:t>
      </w:r>
      <w:r w:rsidR="00950600">
        <w:rPr>
          <w:b/>
        </w:rPr>
        <w:t>4</w:t>
      </w:r>
      <w:r w:rsidR="009420A2">
        <w:rPr>
          <w:b/>
        </w:rPr>
        <w:t>pkg</w:t>
      </w:r>
      <w:r w:rsidR="003A56EA">
        <w:t xml:space="preserve"> </w:t>
      </w:r>
      <w:r w:rsidR="00CB774E">
        <w:t>directory</w:t>
      </w:r>
      <w:r w:rsidR="006471AC">
        <w:t xml:space="preserve"> and</w:t>
      </w:r>
      <w:r w:rsidR="009420A2">
        <w:t xml:space="preserve"> a Documentation directory (folder) that includes</w:t>
      </w:r>
      <w:r w:rsidR="006471AC">
        <w:t xml:space="preserve"> </w:t>
      </w:r>
      <w:r w:rsidR="00893DC1">
        <w:t>this</w:t>
      </w:r>
      <w:r w:rsidR="003A56EA">
        <w:t xml:space="preserve"> </w:t>
      </w:r>
      <w:r w:rsidR="009420A2">
        <w:t>User Guide</w:t>
      </w:r>
      <w:r w:rsidR="006471AC">
        <w:t xml:space="preserve">.  </w:t>
      </w:r>
      <w:r w:rsidR="003A56EA">
        <w:t xml:space="preserve"> </w:t>
      </w:r>
      <w:r w:rsidR="006471AC">
        <w:t xml:space="preserve">Also download the </w:t>
      </w:r>
      <w:r w:rsidR="003A56EA">
        <w:t xml:space="preserve">two example </w:t>
      </w:r>
      <w:r w:rsidR="00BB39D0">
        <w:t>directorie</w:t>
      </w:r>
      <w:r w:rsidR="003A56EA">
        <w:t xml:space="preserve">s, each of which contains input files for the </w:t>
      </w:r>
      <w:r w:rsidR="00686967">
        <w:t xml:space="preserve">examples discussed in section </w:t>
      </w:r>
      <w:r w:rsidR="00950600" w:rsidRPr="00950600">
        <w:t>VIII</w:t>
      </w:r>
      <w:r w:rsidR="003A56EA">
        <w:t xml:space="preserve">.  Installation of </w:t>
      </w:r>
      <w:r w:rsidR="00716FAE" w:rsidRPr="00950600">
        <w:rPr>
          <w:b/>
          <w:bCs/>
          <w:i/>
          <w:iCs/>
        </w:rPr>
        <w:t>kSNP</w:t>
      </w:r>
      <w:r w:rsidR="00950600">
        <w:rPr>
          <w:b/>
          <w:bCs/>
          <w:i/>
          <w:iCs/>
        </w:rPr>
        <w:t>4</w:t>
      </w:r>
      <w:r w:rsidR="00716FAE">
        <w:t xml:space="preserve"> is discussed in section </w:t>
      </w:r>
      <w:r w:rsidR="00686967" w:rsidRPr="00950600">
        <w:t>II</w:t>
      </w:r>
      <w:r w:rsidR="003A56EA" w:rsidRPr="00950600">
        <w:t>.</w:t>
      </w:r>
    </w:p>
    <w:sdt>
      <w:sdtPr>
        <w:rPr>
          <w:rFonts w:ascii="Times New Roman" w:eastAsiaTheme="minorHAnsi" w:hAnsi="Times New Roman" w:cstheme="minorBidi"/>
          <w:b w:val="0"/>
          <w:bCs w:val="0"/>
          <w:color w:val="auto"/>
          <w:sz w:val="24"/>
          <w:szCs w:val="24"/>
        </w:rPr>
        <w:id w:val="-1524083702"/>
        <w:docPartObj>
          <w:docPartGallery w:val="Table of Contents"/>
          <w:docPartUnique/>
        </w:docPartObj>
      </w:sdtPr>
      <w:sdtEndPr>
        <w:rPr>
          <w:noProof/>
        </w:rPr>
      </w:sdtEndPr>
      <w:sdtContent>
        <w:p w14:paraId="373CE432" w14:textId="51A9EB88" w:rsidR="005E2A97" w:rsidRDefault="005E2A97">
          <w:pPr>
            <w:pStyle w:val="TOCHeading"/>
          </w:pPr>
          <w:r>
            <w:t>Table of Contents</w:t>
          </w:r>
        </w:p>
        <w:p w14:paraId="643E5B16" w14:textId="34BFF6F7" w:rsidR="00950600" w:rsidRDefault="005E2A97">
          <w:pPr>
            <w:pStyle w:val="TOC1"/>
            <w:tabs>
              <w:tab w:val="left" w:pos="480"/>
              <w:tab w:val="right" w:leader="dot" w:pos="10700"/>
            </w:tabs>
            <w:rPr>
              <w:rFonts w:eastAsiaTheme="minorEastAsia"/>
              <w:b w:val="0"/>
              <w:bCs w:val="0"/>
              <w:noProof/>
              <w:lang w:eastAsia="zh-CN"/>
            </w:rPr>
          </w:pPr>
          <w:r>
            <w:rPr>
              <w:b w:val="0"/>
              <w:bCs w:val="0"/>
            </w:rPr>
            <w:fldChar w:fldCharType="begin"/>
          </w:r>
          <w:r>
            <w:instrText xml:space="preserve"> TOC \o "1-3" \h \z \u </w:instrText>
          </w:r>
          <w:r>
            <w:rPr>
              <w:b w:val="0"/>
              <w:bCs w:val="0"/>
            </w:rPr>
            <w:fldChar w:fldCharType="separate"/>
          </w:r>
          <w:hyperlink w:anchor="_Toc112704889" w:history="1">
            <w:r w:rsidR="00950600" w:rsidRPr="00E66426">
              <w:rPr>
                <w:rStyle w:val="Hyperlink"/>
                <w:noProof/>
              </w:rPr>
              <w:t>I.</w:t>
            </w:r>
            <w:r w:rsidR="00950600">
              <w:rPr>
                <w:rFonts w:eastAsiaTheme="minorEastAsia"/>
                <w:b w:val="0"/>
                <w:bCs w:val="0"/>
                <w:noProof/>
                <w:lang w:eastAsia="zh-CN"/>
              </w:rPr>
              <w:tab/>
            </w:r>
            <w:r w:rsidR="00950600" w:rsidRPr="00E66426">
              <w:rPr>
                <w:rStyle w:val="Hyperlink"/>
                <w:noProof/>
              </w:rPr>
              <w:t>The kSNP4 program</w:t>
            </w:r>
            <w:r w:rsidR="00950600">
              <w:rPr>
                <w:noProof/>
                <w:webHidden/>
              </w:rPr>
              <w:tab/>
            </w:r>
            <w:r w:rsidR="00950600">
              <w:rPr>
                <w:noProof/>
                <w:webHidden/>
              </w:rPr>
              <w:fldChar w:fldCharType="begin"/>
            </w:r>
            <w:r w:rsidR="00950600">
              <w:rPr>
                <w:noProof/>
                <w:webHidden/>
              </w:rPr>
              <w:instrText xml:space="preserve"> PAGEREF _Toc112704889 \h </w:instrText>
            </w:r>
            <w:r w:rsidR="00950600">
              <w:rPr>
                <w:noProof/>
                <w:webHidden/>
              </w:rPr>
            </w:r>
            <w:r w:rsidR="00950600">
              <w:rPr>
                <w:noProof/>
                <w:webHidden/>
              </w:rPr>
              <w:fldChar w:fldCharType="separate"/>
            </w:r>
            <w:r w:rsidR="00950600">
              <w:rPr>
                <w:noProof/>
                <w:webHidden/>
              </w:rPr>
              <w:t>3</w:t>
            </w:r>
            <w:r w:rsidR="00950600">
              <w:rPr>
                <w:noProof/>
                <w:webHidden/>
              </w:rPr>
              <w:fldChar w:fldCharType="end"/>
            </w:r>
          </w:hyperlink>
        </w:p>
        <w:p w14:paraId="4739586C" w14:textId="5CC7F3F1" w:rsidR="00950600" w:rsidRDefault="00906F9F">
          <w:pPr>
            <w:pStyle w:val="TOC1"/>
            <w:tabs>
              <w:tab w:val="left" w:pos="480"/>
              <w:tab w:val="right" w:leader="dot" w:pos="10700"/>
            </w:tabs>
            <w:rPr>
              <w:rFonts w:eastAsiaTheme="minorEastAsia"/>
              <w:b w:val="0"/>
              <w:bCs w:val="0"/>
              <w:noProof/>
              <w:lang w:eastAsia="zh-CN"/>
            </w:rPr>
          </w:pPr>
          <w:hyperlink w:anchor="_Toc112704890" w:history="1">
            <w:r w:rsidR="00950600" w:rsidRPr="00E66426">
              <w:rPr>
                <w:rStyle w:val="Hyperlink"/>
                <w:noProof/>
              </w:rPr>
              <w:t>II.</w:t>
            </w:r>
            <w:r w:rsidR="00950600">
              <w:rPr>
                <w:rFonts w:eastAsiaTheme="minorEastAsia"/>
                <w:b w:val="0"/>
                <w:bCs w:val="0"/>
                <w:noProof/>
                <w:lang w:eastAsia="zh-CN"/>
              </w:rPr>
              <w:tab/>
            </w:r>
            <w:r w:rsidR="00950600" w:rsidRPr="00E66426">
              <w:rPr>
                <w:rStyle w:val="Hyperlink"/>
                <w:noProof/>
              </w:rPr>
              <w:t>Installing kSNP4</w:t>
            </w:r>
            <w:r w:rsidR="00950600">
              <w:rPr>
                <w:noProof/>
                <w:webHidden/>
              </w:rPr>
              <w:tab/>
            </w:r>
            <w:r w:rsidR="00950600">
              <w:rPr>
                <w:noProof/>
                <w:webHidden/>
              </w:rPr>
              <w:fldChar w:fldCharType="begin"/>
            </w:r>
            <w:r w:rsidR="00950600">
              <w:rPr>
                <w:noProof/>
                <w:webHidden/>
              </w:rPr>
              <w:instrText xml:space="preserve"> PAGEREF _Toc112704890 \h </w:instrText>
            </w:r>
            <w:r w:rsidR="00950600">
              <w:rPr>
                <w:noProof/>
                <w:webHidden/>
              </w:rPr>
            </w:r>
            <w:r w:rsidR="00950600">
              <w:rPr>
                <w:noProof/>
                <w:webHidden/>
              </w:rPr>
              <w:fldChar w:fldCharType="separate"/>
            </w:r>
            <w:r w:rsidR="00950600">
              <w:rPr>
                <w:noProof/>
                <w:webHidden/>
              </w:rPr>
              <w:t>3</w:t>
            </w:r>
            <w:r w:rsidR="00950600">
              <w:rPr>
                <w:noProof/>
                <w:webHidden/>
              </w:rPr>
              <w:fldChar w:fldCharType="end"/>
            </w:r>
          </w:hyperlink>
        </w:p>
        <w:p w14:paraId="7E02039E" w14:textId="7E72210C" w:rsidR="00950600" w:rsidRDefault="00906F9F">
          <w:pPr>
            <w:pStyle w:val="TOC3"/>
            <w:tabs>
              <w:tab w:val="right" w:leader="dot" w:pos="10700"/>
            </w:tabs>
            <w:rPr>
              <w:rFonts w:eastAsiaTheme="minorEastAsia"/>
              <w:noProof/>
              <w:sz w:val="24"/>
              <w:szCs w:val="24"/>
              <w:lang w:eastAsia="zh-CN"/>
            </w:rPr>
          </w:pPr>
          <w:hyperlink w:anchor="_Toc112704891" w:history="1">
            <w:r w:rsidR="00950600" w:rsidRPr="00E66426">
              <w:rPr>
                <w:rStyle w:val="Hyperlink"/>
                <w:noProof/>
              </w:rPr>
              <w:t>Set the PATH variable</w:t>
            </w:r>
            <w:r w:rsidR="00950600">
              <w:rPr>
                <w:noProof/>
                <w:webHidden/>
              </w:rPr>
              <w:tab/>
            </w:r>
            <w:r w:rsidR="00950600">
              <w:rPr>
                <w:noProof/>
                <w:webHidden/>
              </w:rPr>
              <w:fldChar w:fldCharType="begin"/>
            </w:r>
            <w:r w:rsidR="00950600">
              <w:rPr>
                <w:noProof/>
                <w:webHidden/>
              </w:rPr>
              <w:instrText xml:space="preserve"> PAGEREF _Toc112704891 \h </w:instrText>
            </w:r>
            <w:r w:rsidR="00950600">
              <w:rPr>
                <w:noProof/>
                <w:webHidden/>
              </w:rPr>
            </w:r>
            <w:r w:rsidR="00950600">
              <w:rPr>
                <w:noProof/>
                <w:webHidden/>
              </w:rPr>
              <w:fldChar w:fldCharType="separate"/>
            </w:r>
            <w:r w:rsidR="00950600">
              <w:rPr>
                <w:noProof/>
                <w:webHidden/>
              </w:rPr>
              <w:t>4</w:t>
            </w:r>
            <w:r w:rsidR="00950600">
              <w:rPr>
                <w:noProof/>
                <w:webHidden/>
              </w:rPr>
              <w:fldChar w:fldCharType="end"/>
            </w:r>
          </w:hyperlink>
        </w:p>
        <w:p w14:paraId="2E51C32E" w14:textId="3A7B8709" w:rsidR="00950600" w:rsidRDefault="00906F9F">
          <w:pPr>
            <w:pStyle w:val="TOC1"/>
            <w:tabs>
              <w:tab w:val="left" w:pos="720"/>
              <w:tab w:val="right" w:leader="dot" w:pos="10700"/>
            </w:tabs>
            <w:rPr>
              <w:rFonts w:eastAsiaTheme="minorEastAsia"/>
              <w:b w:val="0"/>
              <w:bCs w:val="0"/>
              <w:noProof/>
              <w:lang w:eastAsia="zh-CN"/>
            </w:rPr>
          </w:pPr>
          <w:hyperlink w:anchor="_Toc112704892" w:history="1">
            <w:r w:rsidR="00950600" w:rsidRPr="00E66426">
              <w:rPr>
                <w:rStyle w:val="Hyperlink"/>
                <w:noProof/>
              </w:rPr>
              <w:t>III.</w:t>
            </w:r>
            <w:r w:rsidR="00950600">
              <w:rPr>
                <w:rFonts w:eastAsiaTheme="minorEastAsia"/>
                <w:b w:val="0"/>
                <w:bCs w:val="0"/>
                <w:noProof/>
                <w:lang w:eastAsia="zh-CN"/>
              </w:rPr>
              <w:tab/>
            </w:r>
            <w:r w:rsidR="00950600" w:rsidRPr="00E66426">
              <w:rPr>
                <w:rStyle w:val="Hyperlink"/>
                <w:noProof/>
              </w:rPr>
              <w:t>Obtaining the genome sequence files</w:t>
            </w:r>
            <w:r w:rsidR="00950600">
              <w:rPr>
                <w:noProof/>
                <w:webHidden/>
              </w:rPr>
              <w:tab/>
            </w:r>
            <w:r w:rsidR="00950600">
              <w:rPr>
                <w:noProof/>
                <w:webHidden/>
              </w:rPr>
              <w:fldChar w:fldCharType="begin"/>
            </w:r>
            <w:r w:rsidR="00950600">
              <w:rPr>
                <w:noProof/>
                <w:webHidden/>
              </w:rPr>
              <w:instrText xml:space="preserve"> PAGEREF _Toc112704892 \h </w:instrText>
            </w:r>
            <w:r w:rsidR="00950600">
              <w:rPr>
                <w:noProof/>
                <w:webHidden/>
              </w:rPr>
            </w:r>
            <w:r w:rsidR="00950600">
              <w:rPr>
                <w:noProof/>
                <w:webHidden/>
              </w:rPr>
              <w:fldChar w:fldCharType="separate"/>
            </w:r>
            <w:r w:rsidR="00950600">
              <w:rPr>
                <w:noProof/>
                <w:webHidden/>
              </w:rPr>
              <w:t>5</w:t>
            </w:r>
            <w:r w:rsidR="00950600">
              <w:rPr>
                <w:noProof/>
                <w:webHidden/>
              </w:rPr>
              <w:fldChar w:fldCharType="end"/>
            </w:r>
          </w:hyperlink>
        </w:p>
        <w:p w14:paraId="11B97C14" w14:textId="7AE7474F" w:rsidR="00950600" w:rsidRDefault="00906F9F">
          <w:pPr>
            <w:pStyle w:val="TOC3"/>
            <w:tabs>
              <w:tab w:val="right" w:leader="dot" w:pos="10700"/>
            </w:tabs>
            <w:rPr>
              <w:rFonts w:eastAsiaTheme="minorEastAsia"/>
              <w:noProof/>
              <w:sz w:val="24"/>
              <w:szCs w:val="24"/>
              <w:lang w:eastAsia="zh-CN"/>
            </w:rPr>
          </w:pPr>
          <w:hyperlink w:anchor="_Toc112704893" w:history="1">
            <w:r w:rsidR="00950600" w:rsidRPr="00E66426">
              <w:rPr>
                <w:rStyle w:val="Hyperlink"/>
                <w:noProof/>
              </w:rPr>
              <w:t>Organizing your genome files</w:t>
            </w:r>
            <w:r w:rsidR="00950600">
              <w:rPr>
                <w:noProof/>
                <w:webHidden/>
              </w:rPr>
              <w:tab/>
            </w:r>
            <w:r w:rsidR="00950600">
              <w:rPr>
                <w:noProof/>
                <w:webHidden/>
              </w:rPr>
              <w:fldChar w:fldCharType="begin"/>
            </w:r>
            <w:r w:rsidR="00950600">
              <w:rPr>
                <w:noProof/>
                <w:webHidden/>
              </w:rPr>
              <w:instrText xml:space="preserve"> PAGEREF _Toc112704893 \h </w:instrText>
            </w:r>
            <w:r w:rsidR="00950600">
              <w:rPr>
                <w:noProof/>
                <w:webHidden/>
              </w:rPr>
            </w:r>
            <w:r w:rsidR="00950600">
              <w:rPr>
                <w:noProof/>
                <w:webHidden/>
              </w:rPr>
              <w:fldChar w:fldCharType="separate"/>
            </w:r>
            <w:r w:rsidR="00950600">
              <w:rPr>
                <w:noProof/>
                <w:webHidden/>
              </w:rPr>
              <w:t>5</w:t>
            </w:r>
            <w:r w:rsidR="00950600">
              <w:rPr>
                <w:noProof/>
                <w:webHidden/>
              </w:rPr>
              <w:fldChar w:fldCharType="end"/>
            </w:r>
          </w:hyperlink>
        </w:p>
        <w:p w14:paraId="13D9BFDE" w14:textId="2B9E46AD" w:rsidR="00950600" w:rsidRDefault="00906F9F">
          <w:pPr>
            <w:pStyle w:val="TOC1"/>
            <w:tabs>
              <w:tab w:val="left" w:pos="720"/>
              <w:tab w:val="right" w:leader="dot" w:pos="10700"/>
            </w:tabs>
            <w:rPr>
              <w:rFonts w:eastAsiaTheme="minorEastAsia"/>
              <w:b w:val="0"/>
              <w:bCs w:val="0"/>
              <w:noProof/>
              <w:lang w:eastAsia="zh-CN"/>
            </w:rPr>
          </w:pPr>
          <w:hyperlink w:anchor="_Toc112704894" w:history="1">
            <w:r w:rsidR="00950600" w:rsidRPr="00E66426">
              <w:rPr>
                <w:rStyle w:val="Hyperlink"/>
                <w:noProof/>
              </w:rPr>
              <w:t>IV.</w:t>
            </w:r>
            <w:r w:rsidR="00950600">
              <w:rPr>
                <w:rFonts w:eastAsiaTheme="minorEastAsia"/>
                <w:b w:val="0"/>
                <w:bCs w:val="0"/>
                <w:noProof/>
                <w:lang w:eastAsia="zh-CN"/>
              </w:rPr>
              <w:tab/>
            </w:r>
            <w:r w:rsidR="00950600" w:rsidRPr="00E66426">
              <w:rPr>
                <w:rStyle w:val="Hyperlink"/>
                <w:noProof/>
              </w:rPr>
              <w:t>Input files</w:t>
            </w:r>
            <w:r w:rsidR="00950600">
              <w:rPr>
                <w:noProof/>
                <w:webHidden/>
              </w:rPr>
              <w:tab/>
            </w:r>
            <w:r w:rsidR="00950600">
              <w:rPr>
                <w:noProof/>
                <w:webHidden/>
              </w:rPr>
              <w:fldChar w:fldCharType="begin"/>
            </w:r>
            <w:r w:rsidR="00950600">
              <w:rPr>
                <w:noProof/>
                <w:webHidden/>
              </w:rPr>
              <w:instrText xml:space="preserve"> PAGEREF _Toc112704894 \h </w:instrText>
            </w:r>
            <w:r w:rsidR="00950600">
              <w:rPr>
                <w:noProof/>
                <w:webHidden/>
              </w:rPr>
            </w:r>
            <w:r w:rsidR="00950600">
              <w:rPr>
                <w:noProof/>
                <w:webHidden/>
              </w:rPr>
              <w:fldChar w:fldCharType="separate"/>
            </w:r>
            <w:r w:rsidR="00950600">
              <w:rPr>
                <w:noProof/>
                <w:webHidden/>
              </w:rPr>
              <w:t>6</w:t>
            </w:r>
            <w:r w:rsidR="00950600">
              <w:rPr>
                <w:noProof/>
                <w:webHidden/>
              </w:rPr>
              <w:fldChar w:fldCharType="end"/>
            </w:r>
          </w:hyperlink>
        </w:p>
        <w:p w14:paraId="23A26EC2" w14:textId="77907B21" w:rsidR="00950600" w:rsidRDefault="00906F9F">
          <w:pPr>
            <w:pStyle w:val="TOC3"/>
            <w:tabs>
              <w:tab w:val="right" w:leader="dot" w:pos="10700"/>
            </w:tabs>
            <w:rPr>
              <w:rFonts w:eastAsiaTheme="minorEastAsia"/>
              <w:noProof/>
              <w:sz w:val="24"/>
              <w:szCs w:val="24"/>
              <w:lang w:eastAsia="zh-CN"/>
            </w:rPr>
          </w:pPr>
          <w:hyperlink w:anchor="_Toc112704895" w:history="1">
            <w:r w:rsidR="00950600" w:rsidRPr="00E66426">
              <w:rPr>
                <w:rStyle w:val="Hyperlink"/>
                <w:noProof/>
              </w:rPr>
              <w:t>File names</w:t>
            </w:r>
            <w:r w:rsidR="00950600">
              <w:rPr>
                <w:noProof/>
                <w:webHidden/>
              </w:rPr>
              <w:tab/>
            </w:r>
            <w:r w:rsidR="00950600">
              <w:rPr>
                <w:noProof/>
                <w:webHidden/>
              </w:rPr>
              <w:fldChar w:fldCharType="begin"/>
            </w:r>
            <w:r w:rsidR="00950600">
              <w:rPr>
                <w:noProof/>
                <w:webHidden/>
              </w:rPr>
              <w:instrText xml:space="preserve"> PAGEREF _Toc112704895 \h </w:instrText>
            </w:r>
            <w:r w:rsidR="00950600">
              <w:rPr>
                <w:noProof/>
                <w:webHidden/>
              </w:rPr>
            </w:r>
            <w:r w:rsidR="00950600">
              <w:rPr>
                <w:noProof/>
                <w:webHidden/>
              </w:rPr>
              <w:fldChar w:fldCharType="separate"/>
            </w:r>
            <w:r w:rsidR="00950600">
              <w:rPr>
                <w:noProof/>
                <w:webHidden/>
              </w:rPr>
              <w:t>6</w:t>
            </w:r>
            <w:r w:rsidR="00950600">
              <w:rPr>
                <w:noProof/>
                <w:webHidden/>
              </w:rPr>
              <w:fldChar w:fldCharType="end"/>
            </w:r>
          </w:hyperlink>
        </w:p>
        <w:p w14:paraId="297FCA6A" w14:textId="11B26197" w:rsidR="00950600" w:rsidRDefault="00906F9F">
          <w:pPr>
            <w:pStyle w:val="TOC1"/>
            <w:tabs>
              <w:tab w:val="left" w:pos="480"/>
              <w:tab w:val="right" w:leader="dot" w:pos="10700"/>
            </w:tabs>
            <w:rPr>
              <w:rFonts w:eastAsiaTheme="minorEastAsia"/>
              <w:b w:val="0"/>
              <w:bCs w:val="0"/>
              <w:noProof/>
              <w:lang w:eastAsia="zh-CN"/>
            </w:rPr>
          </w:pPr>
          <w:hyperlink w:anchor="_Toc112704896" w:history="1">
            <w:r w:rsidR="00950600" w:rsidRPr="00E66426">
              <w:rPr>
                <w:rStyle w:val="Hyperlink"/>
                <w:noProof/>
              </w:rPr>
              <w:t>V.</w:t>
            </w:r>
            <w:r w:rsidR="00950600">
              <w:rPr>
                <w:rFonts w:eastAsiaTheme="minorEastAsia"/>
                <w:b w:val="0"/>
                <w:bCs w:val="0"/>
                <w:noProof/>
                <w:lang w:eastAsia="zh-CN"/>
              </w:rPr>
              <w:tab/>
            </w:r>
            <w:r w:rsidR="00950600" w:rsidRPr="00E66426">
              <w:rPr>
                <w:rStyle w:val="Hyperlink"/>
                <w:noProof/>
              </w:rPr>
              <w:t>Making the input file for kSNP4</w:t>
            </w:r>
            <w:r w:rsidR="00950600">
              <w:rPr>
                <w:noProof/>
                <w:webHidden/>
              </w:rPr>
              <w:tab/>
            </w:r>
            <w:r w:rsidR="00950600">
              <w:rPr>
                <w:noProof/>
                <w:webHidden/>
              </w:rPr>
              <w:fldChar w:fldCharType="begin"/>
            </w:r>
            <w:r w:rsidR="00950600">
              <w:rPr>
                <w:noProof/>
                <w:webHidden/>
              </w:rPr>
              <w:instrText xml:space="preserve"> PAGEREF _Toc112704896 \h </w:instrText>
            </w:r>
            <w:r w:rsidR="00950600">
              <w:rPr>
                <w:noProof/>
                <w:webHidden/>
              </w:rPr>
            </w:r>
            <w:r w:rsidR="00950600">
              <w:rPr>
                <w:noProof/>
                <w:webHidden/>
              </w:rPr>
              <w:fldChar w:fldCharType="separate"/>
            </w:r>
            <w:r w:rsidR="00950600">
              <w:rPr>
                <w:noProof/>
                <w:webHidden/>
              </w:rPr>
              <w:t>7</w:t>
            </w:r>
            <w:r w:rsidR="00950600">
              <w:rPr>
                <w:noProof/>
                <w:webHidden/>
              </w:rPr>
              <w:fldChar w:fldCharType="end"/>
            </w:r>
          </w:hyperlink>
        </w:p>
        <w:p w14:paraId="2685185B" w14:textId="182D89A3" w:rsidR="00950600" w:rsidRDefault="00906F9F">
          <w:pPr>
            <w:pStyle w:val="TOC1"/>
            <w:tabs>
              <w:tab w:val="left" w:pos="720"/>
              <w:tab w:val="right" w:leader="dot" w:pos="10700"/>
            </w:tabs>
            <w:rPr>
              <w:rFonts w:eastAsiaTheme="minorEastAsia"/>
              <w:b w:val="0"/>
              <w:bCs w:val="0"/>
              <w:noProof/>
              <w:lang w:eastAsia="zh-CN"/>
            </w:rPr>
          </w:pPr>
          <w:hyperlink w:anchor="_Toc112704897" w:history="1">
            <w:r w:rsidR="00950600" w:rsidRPr="00E66426">
              <w:rPr>
                <w:rStyle w:val="Hyperlink"/>
                <w:noProof/>
              </w:rPr>
              <w:t xml:space="preserve">VI </w:t>
            </w:r>
            <w:r w:rsidR="00950600">
              <w:rPr>
                <w:rFonts w:eastAsiaTheme="minorEastAsia"/>
                <w:b w:val="0"/>
                <w:bCs w:val="0"/>
                <w:noProof/>
                <w:lang w:eastAsia="zh-CN"/>
              </w:rPr>
              <w:tab/>
            </w:r>
            <w:r w:rsidR="00950600" w:rsidRPr="00E66426">
              <w:rPr>
                <w:rStyle w:val="Hyperlink"/>
                <w:noProof/>
              </w:rPr>
              <w:t>Using Kchooser4 to determine optimal value of k, the kmer size</w:t>
            </w:r>
            <w:r w:rsidR="00950600">
              <w:rPr>
                <w:noProof/>
                <w:webHidden/>
              </w:rPr>
              <w:tab/>
            </w:r>
            <w:r w:rsidR="00950600">
              <w:rPr>
                <w:noProof/>
                <w:webHidden/>
              </w:rPr>
              <w:fldChar w:fldCharType="begin"/>
            </w:r>
            <w:r w:rsidR="00950600">
              <w:rPr>
                <w:noProof/>
                <w:webHidden/>
              </w:rPr>
              <w:instrText xml:space="preserve"> PAGEREF _Toc112704897 \h </w:instrText>
            </w:r>
            <w:r w:rsidR="00950600">
              <w:rPr>
                <w:noProof/>
                <w:webHidden/>
              </w:rPr>
            </w:r>
            <w:r w:rsidR="00950600">
              <w:rPr>
                <w:noProof/>
                <w:webHidden/>
              </w:rPr>
              <w:fldChar w:fldCharType="separate"/>
            </w:r>
            <w:r w:rsidR="00950600">
              <w:rPr>
                <w:noProof/>
                <w:webHidden/>
              </w:rPr>
              <w:t>8</w:t>
            </w:r>
            <w:r w:rsidR="00950600">
              <w:rPr>
                <w:noProof/>
                <w:webHidden/>
              </w:rPr>
              <w:fldChar w:fldCharType="end"/>
            </w:r>
          </w:hyperlink>
        </w:p>
        <w:p w14:paraId="5B041859" w14:textId="0F9A0AF5" w:rsidR="00950600" w:rsidRDefault="00906F9F">
          <w:pPr>
            <w:pStyle w:val="TOC1"/>
            <w:tabs>
              <w:tab w:val="left" w:pos="720"/>
              <w:tab w:val="right" w:leader="dot" w:pos="10700"/>
            </w:tabs>
            <w:rPr>
              <w:rFonts w:eastAsiaTheme="minorEastAsia"/>
              <w:b w:val="0"/>
              <w:bCs w:val="0"/>
              <w:noProof/>
              <w:lang w:eastAsia="zh-CN"/>
            </w:rPr>
          </w:pPr>
          <w:hyperlink w:anchor="_Toc112704898" w:history="1">
            <w:r w:rsidR="00950600" w:rsidRPr="00E66426">
              <w:rPr>
                <w:rStyle w:val="Hyperlink"/>
                <w:noProof/>
              </w:rPr>
              <w:t>VII.</w:t>
            </w:r>
            <w:r w:rsidR="00950600">
              <w:rPr>
                <w:rFonts w:eastAsiaTheme="minorEastAsia"/>
                <w:b w:val="0"/>
                <w:bCs w:val="0"/>
                <w:noProof/>
                <w:lang w:eastAsia="zh-CN"/>
              </w:rPr>
              <w:tab/>
            </w:r>
            <w:r w:rsidR="00950600" w:rsidRPr="00E66426">
              <w:rPr>
                <w:rStyle w:val="Hyperlink"/>
                <w:noProof/>
              </w:rPr>
              <w:t>Running kSNP4</w:t>
            </w:r>
            <w:r w:rsidR="00950600">
              <w:rPr>
                <w:noProof/>
                <w:webHidden/>
              </w:rPr>
              <w:tab/>
            </w:r>
            <w:r w:rsidR="00950600">
              <w:rPr>
                <w:noProof/>
                <w:webHidden/>
              </w:rPr>
              <w:fldChar w:fldCharType="begin"/>
            </w:r>
            <w:r w:rsidR="00950600">
              <w:rPr>
                <w:noProof/>
                <w:webHidden/>
              </w:rPr>
              <w:instrText xml:space="preserve"> PAGEREF _Toc112704898 \h </w:instrText>
            </w:r>
            <w:r w:rsidR="00950600">
              <w:rPr>
                <w:noProof/>
                <w:webHidden/>
              </w:rPr>
            </w:r>
            <w:r w:rsidR="00950600">
              <w:rPr>
                <w:noProof/>
                <w:webHidden/>
              </w:rPr>
              <w:fldChar w:fldCharType="separate"/>
            </w:r>
            <w:r w:rsidR="00950600">
              <w:rPr>
                <w:noProof/>
                <w:webHidden/>
              </w:rPr>
              <w:t>10</w:t>
            </w:r>
            <w:r w:rsidR="00950600">
              <w:rPr>
                <w:noProof/>
                <w:webHidden/>
              </w:rPr>
              <w:fldChar w:fldCharType="end"/>
            </w:r>
          </w:hyperlink>
        </w:p>
        <w:p w14:paraId="4726FE80" w14:textId="78A44226" w:rsidR="00950600" w:rsidRDefault="00906F9F">
          <w:pPr>
            <w:pStyle w:val="TOC2"/>
            <w:tabs>
              <w:tab w:val="right" w:leader="dot" w:pos="10700"/>
            </w:tabs>
            <w:rPr>
              <w:rFonts w:eastAsiaTheme="minorEastAsia"/>
              <w:b w:val="0"/>
              <w:bCs w:val="0"/>
              <w:noProof/>
              <w:sz w:val="24"/>
              <w:szCs w:val="24"/>
              <w:lang w:eastAsia="zh-CN"/>
            </w:rPr>
          </w:pPr>
          <w:hyperlink w:anchor="_Toc112704899" w:history="1">
            <w:r w:rsidR="00950600" w:rsidRPr="00E66426">
              <w:rPr>
                <w:rStyle w:val="Hyperlink"/>
                <w:noProof/>
              </w:rPr>
              <w:t>Annotating genomes</w:t>
            </w:r>
            <w:r w:rsidR="00950600">
              <w:rPr>
                <w:noProof/>
                <w:webHidden/>
              </w:rPr>
              <w:tab/>
            </w:r>
            <w:r w:rsidR="00950600">
              <w:rPr>
                <w:noProof/>
                <w:webHidden/>
              </w:rPr>
              <w:fldChar w:fldCharType="begin"/>
            </w:r>
            <w:r w:rsidR="00950600">
              <w:rPr>
                <w:noProof/>
                <w:webHidden/>
              </w:rPr>
              <w:instrText xml:space="preserve"> PAGEREF _Toc112704899 \h </w:instrText>
            </w:r>
            <w:r w:rsidR="00950600">
              <w:rPr>
                <w:noProof/>
                <w:webHidden/>
              </w:rPr>
            </w:r>
            <w:r w:rsidR="00950600">
              <w:rPr>
                <w:noProof/>
                <w:webHidden/>
              </w:rPr>
              <w:fldChar w:fldCharType="separate"/>
            </w:r>
            <w:r w:rsidR="00950600">
              <w:rPr>
                <w:noProof/>
                <w:webHidden/>
              </w:rPr>
              <w:t>11</w:t>
            </w:r>
            <w:r w:rsidR="00950600">
              <w:rPr>
                <w:noProof/>
                <w:webHidden/>
              </w:rPr>
              <w:fldChar w:fldCharType="end"/>
            </w:r>
          </w:hyperlink>
        </w:p>
        <w:p w14:paraId="3DFE4B1E" w14:textId="505AEF38" w:rsidR="00950600" w:rsidRDefault="00906F9F">
          <w:pPr>
            <w:pStyle w:val="TOC2"/>
            <w:tabs>
              <w:tab w:val="right" w:leader="dot" w:pos="10700"/>
            </w:tabs>
            <w:rPr>
              <w:rFonts w:eastAsiaTheme="minorEastAsia"/>
              <w:b w:val="0"/>
              <w:bCs w:val="0"/>
              <w:noProof/>
              <w:sz w:val="24"/>
              <w:szCs w:val="24"/>
              <w:lang w:eastAsia="zh-CN"/>
            </w:rPr>
          </w:pPr>
          <w:hyperlink w:anchor="_Toc112704900" w:history="1">
            <w:r w:rsidR="00950600" w:rsidRPr="00E66426">
              <w:rPr>
                <w:rStyle w:val="Hyperlink"/>
                <w:noProof/>
              </w:rPr>
              <w:t>Capture a Logfile</w:t>
            </w:r>
            <w:r w:rsidR="00950600">
              <w:rPr>
                <w:noProof/>
                <w:webHidden/>
              </w:rPr>
              <w:tab/>
            </w:r>
            <w:r w:rsidR="00950600">
              <w:rPr>
                <w:noProof/>
                <w:webHidden/>
              </w:rPr>
              <w:fldChar w:fldCharType="begin"/>
            </w:r>
            <w:r w:rsidR="00950600">
              <w:rPr>
                <w:noProof/>
                <w:webHidden/>
              </w:rPr>
              <w:instrText xml:space="preserve"> PAGEREF _Toc112704900 \h </w:instrText>
            </w:r>
            <w:r w:rsidR="00950600">
              <w:rPr>
                <w:noProof/>
                <w:webHidden/>
              </w:rPr>
            </w:r>
            <w:r w:rsidR="00950600">
              <w:rPr>
                <w:noProof/>
                <w:webHidden/>
              </w:rPr>
              <w:fldChar w:fldCharType="separate"/>
            </w:r>
            <w:r w:rsidR="00950600">
              <w:rPr>
                <w:noProof/>
                <w:webHidden/>
              </w:rPr>
              <w:t>12</w:t>
            </w:r>
            <w:r w:rsidR="00950600">
              <w:rPr>
                <w:noProof/>
                <w:webHidden/>
              </w:rPr>
              <w:fldChar w:fldCharType="end"/>
            </w:r>
          </w:hyperlink>
        </w:p>
        <w:p w14:paraId="5F9496D6" w14:textId="729D7C23" w:rsidR="00950600" w:rsidRDefault="00906F9F">
          <w:pPr>
            <w:pStyle w:val="TOC2"/>
            <w:tabs>
              <w:tab w:val="right" w:leader="dot" w:pos="10700"/>
            </w:tabs>
            <w:rPr>
              <w:rFonts w:eastAsiaTheme="minorEastAsia"/>
              <w:b w:val="0"/>
              <w:bCs w:val="0"/>
              <w:noProof/>
              <w:sz w:val="24"/>
              <w:szCs w:val="24"/>
              <w:lang w:eastAsia="zh-CN"/>
            </w:rPr>
          </w:pPr>
          <w:hyperlink w:anchor="_Toc112704901" w:history="1">
            <w:r w:rsidR="00950600" w:rsidRPr="00E66426">
              <w:rPr>
                <w:rStyle w:val="Hyperlink"/>
                <w:noProof/>
              </w:rPr>
              <w:t>Other arguments</w:t>
            </w:r>
            <w:r w:rsidR="00950600">
              <w:rPr>
                <w:noProof/>
                <w:webHidden/>
              </w:rPr>
              <w:tab/>
            </w:r>
            <w:r w:rsidR="00950600">
              <w:rPr>
                <w:noProof/>
                <w:webHidden/>
              </w:rPr>
              <w:fldChar w:fldCharType="begin"/>
            </w:r>
            <w:r w:rsidR="00950600">
              <w:rPr>
                <w:noProof/>
                <w:webHidden/>
              </w:rPr>
              <w:instrText xml:space="preserve"> PAGEREF _Toc112704901 \h </w:instrText>
            </w:r>
            <w:r w:rsidR="00950600">
              <w:rPr>
                <w:noProof/>
                <w:webHidden/>
              </w:rPr>
            </w:r>
            <w:r w:rsidR="00950600">
              <w:rPr>
                <w:noProof/>
                <w:webHidden/>
              </w:rPr>
              <w:fldChar w:fldCharType="separate"/>
            </w:r>
            <w:r w:rsidR="00950600">
              <w:rPr>
                <w:noProof/>
                <w:webHidden/>
              </w:rPr>
              <w:t>12</w:t>
            </w:r>
            <w:r w:rsidR="00950600">
              <w:rPr>
                <w:noProof/>
                <w:webHidden/>
              </w:rPr>
              <w:fldChar w:fldCharType="end"/>
            </w:r>
          </w:hyperlink>
        </w:p>
        <w:p w14:paraId="626B80E2" w14:textId="2C9996E4" w:rsidR="00950600" w:rsidRDefault="00906F9F">
          <w:pPr>
            <w:pStyle w:val="TOC2"/>
            <w:tabs>
              <w:tab w:val="right" w:leader="dot" w:pos="10700"/>
            </w:tabs>
            <w:rPr>
              <w:rFonts w:eastAsiaTheme="minorEastAsia"/>
              <w:b w:val="0"/>
              <w:bCs w:val="0"/>
              <w:noProof/>
              <w:sz w:val="24"/>
              <w:szCs w:val="24"/>
              <w:lang w:eastAsia="zh-CN"/>
            </w:rPr>
          </w:pPr>
          <w:hyperlink w:anchor="_Toc112704902" w:history="1">
            <w:r w:rsidR="00950600" w:rsidRPr="00E66426">
              <w:rPr>
                <w:rStyle w:val="Hyperlink"/>
                <w:noProof/>
              </w:rPr>
              <w:t>kSNP4 tree accuracy</w:t>
            </w:r>
            <w:r w:rsidR="00950600">
              <w:rPr>
                <w:noProof/>
                <w:webHidden/>
              </w:rPr>
              <w:tab/>
            </w:r>
            <w:r w:rsidR="00950600">
              <w:rPr>
                <w:noProof/>
                <w:webHidden/>
              </w:rPr>
              <w:fldChar w:fldCharType="begin"/>
            </w:r>
            <w:r w:rsidR="00950600">
              <w:rPr>
                <w:noProof/>
                <w:webHidden/>
              </w:rPr>
              <w:instrText xml:space="preserve"> PAGEREF _Toc112704902 \h </w:instrText>
            </w:r>
            <w:r w:rsidR="00950600">
              <w:rPr>
                <w:noProof/>
                <w:webHidden/>
              </w:rPr>
            </w:r>
            <w:r w:rsidR="00950600">
              <w:rPr>
                <w:noProof/>
                <w:webHidden/>
              </w:rPr>
              <w:fldChar w:fldCharType="separate"/>
            </w:r>
            <w:r w:rsidR="00950600">
              <w:rPr>
                <w:noProof/>
                <w:webHidden/>
              </w:rPr>
              <w:t>12</w:t>
            </w:r>
            <w:r w:rsidR="00950600">
              <w:rPr>
                <w:noProof/>
                <w:webHidden/>
              </w:rPr>
              <w:fldChar w:fldCharType="end"/>
            </w:r>
          </w:hyperlink>
        </w:p>
        <w:p w14:paraId="513C4294" w14:textId="086459E7" w:rsidR="00950600" w:rsidRDefault="00906F9F">
          <w:pPr>
            <w:pStyle w:val="TOC2"/>
            <w:tabs>
              <w:tab w:val="right" w:leader="dot" w:pos="10700"/>
            </w:tabs>
            <w:rPr>
              <w:rFonts w:eastAsiaTheme="minorEastAsia"/>
              <w:b w:val="0"/>
              <w:bCs w:val="0"/>
              <w:noProof/>
              <w:sz w:val="24"/>
              <w:szCs w:val="24"/>
              <w:lang w:eastAsia="zh-CN"/>
            </w:rPr>
          </w:pPr>
          <w:hyperlink w:anchor="_Toc112704903" w:history="1">
            <w:r w:rsidR="00950600" w:rsidRPr="00E66426">
              <w:rPr>
                <w:rStyle w:val="Hyperlink"/>
                <w:noProof/>
              </w:rPr>
              <w:t>Labeling tree nodes with imperfect but significant SNPs associated with the node</w:t>
            </w:r>
            <w:r w:rsidR="00950600">
              <w:rPr>
                <w:noProof/>
                <w:webHidden/>
              </w:rPr>
              <w:tab/>
            </w:r>
            <w:r w:rsidR="00950600">
              <w:rPr>
                <w:noProof/>
                <w:webHidden/>
              </w:rPr>
              <w:fldChar w:fldCharType="begin"/>
            </w:r>
            <w:r w:rsidR="00950600">
              <w:rPr>
                <w:noProof/>
                <w:webHidden/>
              </w:rPr>
              <w:instrText xml:space="preserve"> PAGEREF _Toc112704903 \h </w:instrText>
            </w:r>
            <w:r w:rsidR="00950600">
              <w:rPr>
                <w:noProof/>
                <w:webHidden/>
              </w:rPr>
            </w:r>
            <w:r w:rsidR="00950600">
              <w:rPr>
                <w:noProof/>
                <w:webHidden/>
              </w:rPr>
              <w:fldChar w:fldCharType="separate"/>
            </w:r>
            <w:r w:rsidR="00950600">
              <w:rPr>
                <w:noProof/>
                <w:webHidden/>
              </w:rPr>
              <w:t>12</w:t>
            </w:r>
            <w:r w:rsidR="00950600">
              <w:rPr>
                <w:noProof/>
                <w:webHidden/>
              </w:rPr>
              <w:fldChar w:fldCharType="end"/>
            </w:r>
          </w:hyperlink>
        </w:p>
        <w:p w14:paraId="0FD317DD" w14:textId="46E99CDF" w:rsidR="00950600" w:rsidRDefault="00906F9F">
          <w:pPr>
            <w:pStyle w:val="TOC1"/>
            <w:tabs>
              <w:tab w:val="left" w:pos="720"/>
              <w:tab w:val="right" w:leader="dot" w:pos="10700"/>
            </w:tabs>
            <w:rPr>
              <w:rFonts w:eastAsiaTheme="minorEastAsia"/>
              <w:b w:val="0"/>
              <w:bCs w:val="0"/>
              <w:noProof/>
              <w:lang w:eastAsia="zh-CN"/>
            </w:rPr>
          </w:pPr>
          <w:hyperlink w:anchor="_Toc112704904" w:history="1">
            <w:r w:rsidR="00950600" w:rsidRPr="00E66426">
              <w:rPr>
                <w:rStyle w:val="Hyperlink"/>
                <w:noProof/>
              </w:rPr>
              <w:t>VIII.</w:t>
            </w:r>
            <w:r w:rsidR="00950600">
              <w:rPr>
                <w:rFonts w:eastAsiaTheme="minorEastAsia"/>
                <w:b w:val="0"/>
                <w:bCs w:val="0"/>
                <w:noProof/>
                <w:lang w:eastAsia="zh-CN"/>
              </w:rPr>
              <w:tab/>
            </w:r>
            <w:r w:rsidR="00950600" w:rsidRPr="00E66426">
              <w:rPr>
                <w:rStyle w:val="Hyperlink"/>
                <w:noProof/>
              </w:rPr>
              <w:t>Tutorials with Examples</w:t>
            </w:r>
            <w:r w:rsidR="00950600">
              <w:rPr>
                <w:noProof/>
                <w:webHidden/>
              </w:rPr>
              <w:tab/>
            </w:r>
            <w:r w:rsidR="00950600">
              <w:rPr>
                <w:noProof/>
                <w:webHidden/>
              </w:rPr>
              <w:fldChar w:fldCharType="begin"/>
            </w:r>
            <w:r w:rsidR="00950600">
              <w:rPr>
                <w:noProof/>
                <w:webHidden/>
              </w:rPr>
              <w:instrText xml:space="preserve"> PAGEREF _Toc112704904 \h </w:instrText>
            </w:r>
            <w:r w:rsidR="00950600">
              <w:rPr>
                <w:noProof/>
                <w:webHidden/>
              </w:rPr>
            </w:r>
            <w:r w:rsidR="00950600">
              <w:rPr>
                <w:noProof/>
                <w:webHidden/>
              </w:rPr>
              <w:fldChar w:fldCharType="separate"/>
            </w:r>
            <w:r w:rsidR="00950600">
              <w:rPr>
                <w:noProof/>
                <w:webHidden/>
              </w:rPr>
              <w:t>13</w:t>
            </w:r>
            <w:r w:rsidR="00950600">
              <w:rPr>
                <w:noProof/>
                <w:webHidden/>
              </w:rPr>
              <w:fldChar w:fldCharType="end"/>
            </w:r>
          </w:hyperlink>
        </w:p>
        <w:p w14:paraId="30472292" w14:textId="3A93D28E" w:rsidR="00950600" w:rsidRDefault="00906F9F">
          <w:pPr>
            <w:pStyle w:val="TOC2"/>
            <w:tabs>
              <w:tab w:val="right" w:leader="dot" w:pos="10700"/>
            </w:tabs>
            <w:rPr>
              <w:rFonts w:eastAsiaTheme="minorEastAsia"/>
              <w:b w:val="0"/>
              <w:bCs w:val="0"/>
              <w:noProof/>
              <w:sz w:val="24"/>
              <w:szCs w:val="24"/>
              <w:lang w:eastAsia="zh-CN"/>
            </w:rPr>
          </w:pPr>
          <w:hyperlink w:anchor="_Toc112704905" w:history="1">
            <w:r w:rsidR="00950600" w:rsidRPr="00E66426">
              <w:rPr>
                <w:rStyle w:val="Hyperlink"/>
                <w:noProof/>
              </w:rPr>
              <w:t>VIIIA Tutorial: Example 1: Only finished genomes</w:t>
            </w:r>
            <w:r w:rsidR="00950600">
              <w:rPr>
                <w:noProof/>
                <w:webHidden/>
              </w:rPr>
              <w:tab/>
            </w:r>
            <w:r w:rsidR="00950600">
              <w:rPr>
                <w:noProof/>
                <w:webHidden/>
              </w:rPr>
              <w:fldChar w:fldCharType="begin"/>
            </w:r>
            <w:r w:rsidR="00950600">
              <w:rPr>
                <w:noProof/>
                <w:webHidden/>
              </w:rPr>
              <w:instrText xml:space="preserve"> PAGEREF _Toc112704905 \h </w:instrText>
            </w:r>
            <w:r w:rsidR="00950600">
              <w:rPr>
                <w:noProof/>
                <w:webHidden/>
              </w:rPr>
            </w:r>
            <w:r w:rsidR="00950600">
              <w:rPr>
                <w:noProof/>
                <w:webHidden/>
              </w:rPr>
              <w:fldChar w:fldCharType="separate"/>
            </w:r>
            <w:r w:rsidR="00950600">
              <w:rPr>
                <w:noProof/>
                <w:webHidden/>
              </w:rPr>
              <w:t>13</w:t>
            </w:r>
            <w:r w:rsidR="00950600">
              <w:rPr>
                <w:noProof/>
                <w:webHidden/>
              </w:rPr>
              <w:fldChar w:fldCharType="end"/>
            </w:r>
          </w:hyperlink>
        </w:p>
        <w:p w14:paraId="3406181A" w14:textId="3DE86FC3" w:rsidR="00950600" w:rsidRDefault="00906F9F">
          <w:pPr>
            <w:pStyle w:val="TOC2"/>
            <w:tabs>
              <w:tab w:val="right" w:leader="dot" w:pos="10700"/>
            </w:tabs>
            <w:rPr>
              <w:rFonts w:eastAsiaTheme="minorEastAsia"/>
              <w:b w:val="0"/>
              <w:bCs w:val="0"/>
              <w:noProof/>
              <w:sz w:val="24"/>
              <w:szCs w:val="24"/>
              <w:lang w:eastAsia="zh-CN"/>
            </w:rPr>
          </w:pPr>
          <w:hyperlink w:anchor="_Toc112704906" w:history="1">
            <w:r w:rsidR="00950600" w:rsidRPr="00E66426">
              <w:rPr>
                <w:rStyle w:val="Hyperlink"/>
                <w:noProof/>
              </w:rPr>
              <w:t>VIIIB Tutorial Example2: Finished and unfinished genomes</w:t>
            </w:r>
            <w:r w:rsidR="00950600">
              <w:rPr>
                <w:noProof/>
                <w:webHidden/>
              </w:rPr>
              <w:tab/>
            </w:r>
            <w:r w:rsidR="00950600">
              <w:rPr>
                <w:noProof/>
                <w:webHidden/>
              </w:rPr>
              <w:fldChar w:fldCharType="begin"/>
            </w:r>
            <w:r w:rsidR="00950600">
              <w:rPr>
                <w:noProof/>
                <w:webHidden/>
              </w:rPr>
              <w:instrText xml:space="preserve"> PAGEREF _Toc112704906 \h </w:instrText>
            </w:r>
            <w:r w:rsidR="00950600">
              <w:rPr>
                <w:noProof/>
                <w:webHidden/>
              </w:rPr>
            </w:r>
            <w:r w:rsidR="00950600">
              <w:rPr>
                <w:noProof/>
                <w:webHidden/>
              </w:rPr>
              <w:fldChar w:fldCharType="separate"/>
            </w:r>
            <w:r w:rsidR="00950600">
              <w:rPr>
                <w:noProof/>
                <w:webHidden/>
              </w:rPr>
              <w:t>14</w:t>
            </w:r>
            <w:r w:rsidR="00950600">
              <w:rPr>
                <w:noProof/>
                <w:webHidden/>
              </w:rPr>
              <w:fldChar w:fldCharType="end"/>
            </w:r>
          </w:hyperlink>
        </w:p>
        <w:p w14:paraId="68D767D9" w14:textId="6EAA5F39" w:rsidR="00950600" w:rsidRDefault="00906F9F">
          <w:pPr>
            <w:pStyle w:val="TOC1"/>
            <w:tabs>
              <w:tab w:val="left" w:pos="480"/>
              <w:tab w:val="right" w:leader="dot" w:pos="10700"/>
            </w:tabs>
            <w:rPr>
              <w:rFonts w:eastAsiaTheme="minorEastAsia"/>
              <w:b w:val="0"/>
              <w:bCs w:val="0"/>
              <w:noProof/>
              <w:lang w:eastAsia="zh-CN"/>
            </w:rPr>
          </w:pPr>
          <w:hyperlink w:anchor="_Toc112704907" w:history="1">
            <w:r w:rsidR="00950600" w:rsidRPr="00E66426">
              <w:rPr>
                <w:rStyle w:val="Hyperlink"/>
                <w:noProof/>
              </w:rPr>
              <w:t>IX</w:t>
            </w:r>
            <w:r w:rsidR="00950600">
              <w:rPr>
                <w:rFonts w:eastAsiaTheme="minorEastAsia"/>
                <w:b w:val="0"/>
                <w:bCs w:val="0"/>
                <w:noProof/>
                <w:lang w:eastAsia="zh-CN"/>
              </w:rPr>
              <w:tab/>
            </w:r>
            <w:r w:rsidR="00950600" w:rsidRPr="00E66426">
              <w:rPr>
                <w:rStyle w:val="Hyperlink"/>
                <w:noProof/>
              </w:rPr>
              <w:t>The output files</w:t>
            </w:r>
            <w:r w:rsidR="00950600">
              <w:rPr>
                <w:noProof/>
                <w:webHidden/>
              </w:rPr>
              <w:tab/>
            </w:r>
            <w:r w:rsidR="00950600">
              <w:rPr>
                <w:noProof/>
                <w:webHidden/>
              </w:rPr>
              <w:fldChar w:fldCharType="begin"/>
            </w:r>
            <w:r w:rsidR="00950600">
              <w:rPr>
                <w:noProof/>
                <w:webHidden/>
              </w:rPr>
              <w:instrText xml:space="preserve"> PAGEREF _Toc112704907 \h </w:instrText>
            </w:r>
            <w:r w:rsidR="00950600">
              <w:rPr>
                <w:noProof/>
                <w:webHidden/>
              </w:rPr>
            </w:r>
            <w:r w:rsidR="00950600">
              <w:rPr>
                <w:noProof/>
                <w:webHidden/>
              </w:rPr>
              <w:fldChar w:fldCharType="separate"/>
            </w:r>
            <w:r w:rsidR="00950600">
              <w:rPr>
                <w:noProof/>
                <w:webHidden/>
              </w:rPr>
              <w:t>15</w:t>
            </w:r>
            <w:r w:rsidR="00950600">
              <w:rPr>
                <w:noProof/>
                <w:webHidden/>
              </w:rPr>
              <w:fldChar w:fldCharType="end"/>
            </w:r>
          </w:hyperlink>
        </w:p>
        <w:p w14:paraId="2AB7D7D6" w14:textId="499A6FD7" w:rsidR="00950600" w:rsidRDefault="00906F9F">
          <w:pPr>
            <w:pStyle w:val="TOC1"/>
            <w:tabs>
              <w:tab w:val="left" w:pos="480"/>
              <w:tab w:val="right" w:leader="dot" w:pos="10700"/>
            </w:tabs>
            <w:rPr>
              <w:rFonts w:eastAsiaTheme="minorEastAsia"/>
              <w:b w:val="0"/>
              <w:bCs w:val="0"/>
              <w:noProof/>
              <w:lang w:eastAsia="zh-CN"/>
            </w:rPr>
          </w:pPr>
          <w:hyperlink w:anchor="_Toc112704908" w:history="1">
            <w:r w:rsidR="00950600" w:rsidRPr="00E66426">
              <w:rPr>
                <w:rStyle w:val="Hyperlink"/>
                <w:noProof/>
              </w:rPr>
              <w:t>X.</w:t>
            </w:r>
            <w:r w:rsidR="00950600">
              <w:rPr>
                <w:rFonts w:eastAsiaTheme="minorEastAsia"/>
                <w:b w:val="0"/>
                <w:bCs w:val="0"/>
                <w:noProof/>
                <w:lang w:eastAsia="zh-CN"/>
              </w:rPr>
              <w:tab/>
            </w:r>
            <w:r w:rsidR="00950600" w:rsidRPr="00E66426">
              <w:rPr>
                <w:rStyle w:val="Hyperlink"/>
                <w:noProof/>
              </w:rPr>
              <w:t>The kSNP4 Utilities</w:t>
            </w:r>
            <w:r w:rsidR="00950600">
              <w:rPr>
                <w:noProof/>
                <w:webHidden/>
              </w:rPr>
              <w:tab/>
            </w:r>
            <w:r w:rsidR="00950600">
              <w:rPr>
                <w:noProof/>
                <w:webHidden/>
              </w:rPr>
              <w:fldChar w:fldCharType="begin"/>
            </w:r>
            <w:r w:rsidR="00950600">
              <w:rPr>
                <w:noProof/>
                <w:webHidden/>
              </w:rPr>
              <w:instrText xml:space="preserve"> PAGEREF _Toc112704908 \h </w:instrText>
            </w:r>
            <w:r w:rsidR="00950600">
              <w:rPr>
                <w:noProof/>
                <w:webHidden/>
              </w:rPr>
            </w:r>
            <w:r w:rsidR="00950600">
              <w:rPr>
                <w:noProof/>
                <w:webHidden/>
              </w:rPr>
              <w:fldChar w:fldCharType="separate"/>
            </w:r>
            <w:r w:rsidR="00950600">
              <w:rPr>
                <w:noProof/>
                <w:webHidden/>
              </w:rPr>
              <w:t>20</w:t>
            </w:r>
            <w:r w:rsidR="00950600">
              <w:rPr>
                <w:noProof/>
                <w:webHidden/>
              </w:rPr>
              <w:fldChar w:fldCharType="end"/>
            </w:r>
          </w:hyperlink>
        </w:p>
        <w:p w14:paraId="69DFE4B6" w14:textId="4B629C21" w:rsidR="00950600" w:rsidRDefault="00906F9F">
          <w:pPr>
            <w:pStyle w:val="TOC2"/>
            <w:tabs>
              <w:tab w:val="right" w:leader="dot" w:pos="10700"/>
            </w:tabs>
            <w:rPr>
              <w:rFonts w:eastAsiaTheme="minorEastAsia"/>
              <w:b w:val="0"/>
              <w:bCs w:val="0"/>
              <w:noProof/>
              <w:sz w:val="24"/>
              <w:szCs w:val="24"/>
              <w:lang w:eastAsia="zh-CN"/>
            </w:rPr>
          </w:pPr>
          <w:hyperlink w:anchor="_Toc112704909" w:history="1">
            <w:r w:rsidR="00950600" w:rsidRPr="00E66426">
              <w:rPr>
                <w:rStyle w:val="Hyperlink"/>
                <w:noProof/>
              </w:rPr>
              <w:t>Utilities in alphabetical order</w:t>
            </w:r>
            <w:r w:rsidR="00950600">
              <w:rPr>
                <w:noProof/>
                <w:webHidden/>
              </w:rPr>
              <w:tab/>
            </w:r>
            <w:r w:rsidR="00950600">
              <w:rPr>
                <w:noProof/>
                <w:webHidden/>
              </w:rPr>
              <w:fldChar w:fldCharType="begin"/>
            </w:r>
            <w:r w:rsidR="00950600">
              <w:rPr>
                <w:noProof/>
                <w:webHidden/>
              </w:rPr>
              <w:instrText xml:space="preserve"> PAGEREF _Toc112704909 \h </w:instrText>
            </w:r>
            <w:r w:rsidR="00950600">
              <w:rPr>
                <w:noProof/>
                <w:webHidden/>
              </w:rPr>
            </w:r>
            <w:r w:rsidR="00950600">
              <w:rPr>
                <w:noProof/>
                <w:webHidden/>
              </w:rPr>
              <w:fldChar w:fldCharType="separate"/>
            </w:r>
            <w:r w:rsidR="00950600">
              <w:rPr>
                <w:noProof/>
                <w:webHidden/>
              </w:rPr>
              <w:t>20</w:t>
            </w:r>
            <w:r w:rsidR="00950600">
              <w:rPr>
                <w:noProof/>
                <w:webHidden/>
              </w:rPr>
              <w:fldChar w:fldCharType="end"/>
            </w:r>
          </w:hyperlink>
        </w:p>
        <w:p w14:paraId="4D560E41" w14:textId="1ADE6251" w:rsidR="00950600" w:rsidRDefault="00906F9F">
          <w:pPr>
            <w:pStyle w:val="TOC3"/>
            <w:tabs>
              <w:tab w:val="right" w:leader="dot" w:pos="10700"/>
            </w:tabs>
            <w:rPr>
              <w:rFonts w:eastAsiaTheme="minorEastAsia"/>
              <w:noProof/>
              <w:sz w:val="24"/>
              <w:szCs w:val="24"/>
              <w:lang w:eastAsia="zh-CN"/>
            </w:rPr>
          </w:pPr>
          <w:hyperlink w:anchor="_Toc112704910" w:history="1">
            <w:r w:rsidR="00950600" w:rsidRPr="00E66426">
              <w:rPr>
                <w:rStyle w:val="Hyperlink"/>
                <w:noProof/>
              </w:rPr>
              <w:t>checkGenbankFromNCBI</w:t>
            </w:r>
            <w:r w:rsidR="00950600">
              <w:rPr>
                <w:noProof/>
                <w:webHidden/>
              </w:rPr>
              <w:tab/>
            </w:r>
            <w:r w:rsidR="00950600">
              <w:rPr>
                <w:noProof/>
                <w:webHidden/>
              </w:rPr>
              <w:fldChar w:fldCharType="begin"/>
            </w:r>
            <w:r w:rsidR="00950600">
              <w:rPr>
                <w:noProof/>
                <w:webHidden/>
              </w:rPr>
              <w:instrText xml:space="preserve"> PAGEREF _Toc112704910 \h </w:instrText>
            </w:r>
            <w:r w:rsidR="00950600">
              <w:rPr>
                <w:noProof/>
                <w:webHidden/>
              </w:rPr>
            </w:r>
            <w:r w:rsidR="00950600">
              <w:rPr>
                <w:noProof/>
                <w:webHidden/>
              </w:rPr>
              <w:fldChar w:fldCharType="separate"/>
            </w:r>
            <w:r w:rsidR="00950600">
              <w:rPr>
                <w:noProof/>
                <w:webHidden/>
              </w:rPr>
              <w:t>20</w:t>
            </w:r>
            <w:r w:rsidR="00950600">
              <w:rPr>
                <w:noProof/>
                <w:webHidden/>
              </w:rPr>
              <w:fldChar w:fldCharType="end"/>
            </w:r>
          </w:hyperlink>
        </w:p>
        <w:p w14:paraId="796DC247" w14:textId="47389A63" w:rsidR="00950600" w:rsidRDefault="00906F9F">
          <w:pPr>
            <w:pStyle w:val="TOC3"/>
            <w:tabs>
              <w:tab w:val="right" w:leader="dot" w:pos="10700"/>
            </w:tabs>
            <w:rPr>
              <w:rFonts w:eastAsiaTheme="minorEastAsia"/>
              <w:noProof/>
              <w:sz w:val="24"/>
              <w:szCs w:val="24"/>
              <w:lang w:eastAsia="zh-CN"/>
            </w:rPr>
          </w:pPr>
          <w:hyperlink w:anchor="_Toc112704911" w:history="1">
            <w:r w:rsidR="00950600" w:rsidRPr="00E66426">
              <w:rPr>
                <w:rStyle w:val="Hyperlink"/>
                <w:noProof/>
              </w:rPr>
              <w:t>extractNthLocus4</w:t>
            </w:r>
            <w:r w:rsidR="00950600">
              <w:rPr>
                <w:noProof/>
                <w:webHidden/>
              </w:rPr>
              <w:tab/>
            </w:r>
            <w:r w:rsidR="00950600">
              <w:rPr>
                <w:noProof/>
                <w:webHidden/>
              </w:rPr>
              <w:fldChar w:fldCharType="begin"/>
            </w:r>
            <w:r w:rsidR="00950600">
              <w:rPr>
                <w:noProof/>
                <w:webHidden/>
              </w:rPr>
              <w:instrText xml:space="preserve"> PAGEREF _Toc112704911 \h </w:instrText>
            </w:r>
            <w:r w:rsidR="00950600">
              <w:rPr>
                <w:noProof/>
                <w:webHidden/>
              </w:rPr>
            </w:r>
            <w:r w:rsidR="00950600">
              <w:rPr>
                <w:noProof/>
                <w:webHidden/>
              </w:rPr>
              <w:fldChar w:fldCharType="separate"/>
            </w:r>
            <w:r w:rsidR="00950600">
              <w:rPr>
                <w:noProof/>
                <w:webHidden/>
              </w:rPr>
              <w:t>20</w:t>
            </w:r>
            <w:r w:rsidR="00950600">
              <w:rPr>
                <w:noProof/>
                <w:webHidden/>
              </w:rPr>
              <w:fldChar w:fldCharType="end"/>
            </w:r>
          </w:hyperlink>
        </w:p>
        <w:p w14:paraId="02C328DD" w14:textId="79426708" w:rsidR="00950600" w:rsidRDefault="00906F9F">
          <w:pPr>
            <w:pStyle w:val="TOC3"/>
            <w:tabs>
              <w:tab w:val="right" w:leader="dot" w:pos="10700"/>
            </w:tabs>
            <w:rPr>
              <w:rFonts w:eastAsiaTheme="minorEastAsia"/>
              <w:noProof/>
              <w:sz w:val="24"/>
              <w:szCs w:val="24"/>
              <w:lang w:eastAsia="zh-CN"/>
            </w:rPr>
          </w:pPr>
          <w:hyperlink w:anchor="_Toc112704912" w:history="1">
            <w:r w:rsidR="00950600" w:rsidRPr="00E66426">
              <w:rPr>
                <w:rStyle w:val="Hyperlink"/>
                <w:noProof/>
              </w:rPr>
              <w:t>fixOldFastaHeaders</w:t>
            </w:r>
            <w:r w:rsidR="00950600">
              <w:rPr>
                <w:noProof/>
                <w:webHidden/>
              </w:rPr>
              <w:tab/>
            </w:r>
            <w:r w:rsidR="00950600">
              <w:rPr>
                <w:noProof/>
                <w:webHidden/>
              </w:rPr>
              <w:fldChar w:fldCharType="begin"/>
            </w:r>
            <w:r w:rsidR="00950600">
              <w:rPr>
                <w:noProof/>
                <w:webHidden/>
              </w:rPr>
              <w:instrText xml:space="preserve"> PAGEREF _Toc112704912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14035E8F" w14:textId="000804DE" w:rsidR="00950600" w:rsidRDefault="00906F9F">
          <w:pPr>
            <w:pStyle w:val="TOC3"/>
            <w:tabs>
              <w:tab w:val="right" w:leader="dot" w:pos="10700"/>
            </w:tabs>
            <w:rPr>
              <w:rFonts w:eastAsiaTheme="minorEastAsia"/>
              <w:noProof/>
              <w:sz w:val="24"/>
              <w:szCs w:val="24"/>
              <w:lang w:eastAsia="zh-CN"/>
            </w:rPr>
          </w:pPr>
          <w:hyperlink w:anchor="_Toc112704913" w:history="1">
            <w:r w:rsidR="00950600" w:rsidRPr="00E66426">
              <w:rPr>
                <w:rStyle w:val="Hyperlink"/>
                <w:noProof/>
              </w:rPr>
              <w:t>genomeNames4</w:t>
            </w:r>
            <w:r w:rsidR="00950600">
              <w:rPr>
                <w:noProof/>
                <w:webHidden/>
              </w:rPr>
              <w:tab/>
            </w:r>
            <w:r w:rsidR="00950600">
              <w:rPr>
                <w:noProof/>
                <w:webHidden/>
              </w:rPr>
              <w:fldChar w:fldCharType="begin"/>
            </w:r>
            <w:r w:rsidR="00950600">
              <w:rPr>
                <w:noProof/>
                <w:webHidden/>
              </w:rPr>
              <w:instrText xml:space="preserve"> PAGEREF _Toc112704913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604F573C" w14:textId="6C68934E" w:rsidR="00950600" w:rsidRDefault="00906F9F">
          <w:pPr>
            <w:pStyle w:val="TOC3"/>
            <w:tabs>
              <w:tab w:val="right" w:leader="dot" w:pos="10700"/>
            </w:tabs>
            <w:rPr>
              <w:rFonts w:eastAsiaTheme="minorEastAsia"/>
              <w:noProof/>
              <w:sz w:val="24"/>
              <w:szCs w:val="24"/>
              <w:lang w:eastAsia="zh-CN"/>
            </w:rPr>
          </w:pPr>
          <w:hyperlink w:anchor="_Toc112704914" w:history="1">
            <w:r w:rsidR="00950600" w:rsidRPr="00E66426">
              <w:rPr>
                <w:rStyle w:val="Hyperlink"/>
                <w:noProof/>
              </w:rPr>
              <w:t>Kchooser4</w:t>
            </w:r>
            <w:r w:rsidR="00950600">
              <w:rPr>
                <w:noProof/>
                <w:webHidden/>
              </w:rPr>
              <w:tab/>
            </w:r>
            <w:r w:rsidR="00950600">
              <w:rPr>
                <w:noProof/>
                <w:webHidden/>
              </w:rPr>
              <w:fldChar w:fldCharType="begin"/>
            </w:r>
            <w:r w:rsidR="00950600">
              <w:rPr>
                <w:noProof/>
                <w:webHidden/>
              </w:rPr>
              <w:instrText xml:space="preserve"> PAGEREF _Toc112704914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5ED28DFC" w14:textId="5ABB5D7A" w:rsidR="00950600" w:rsidRDefault="00906F9F">
          <w:pPr>
            <w:pStyle w:val="TOC3"/>
            <w:tabs>
              <w:tab w:val="right" w:leader="dot" w:pos="10700"/>
            </w:tabs>
            <w:rPr>
              <w:rFonts w:eastAsiaTheme="minorEastAsia"/>
              <w:noProof/>
              <w:sz w:val="24"/>
              <w:szCs w:val="24"/>
              <w:lang w:eastAsia="zh-CN"/>
            </w:rPr>
          </w:pPr>
          <w:hyperlink w:anchor="_Toc112704915" w:history="1">
            <w:r w:rsidR="00950600" w:rsidRPr="00E66426">
              <w:rPr>
                <w:rStyle w:val="Hyperlink"/>
                <w:noProof/>
              </w:rPr>
              <w:t>MakeKSNP4infile</w:t>
            </w:r>
            <w:r w:rsidR="00950600">
              <w:rPr>
                <w:noProof/>
                <w:webHidden/>
              </w:rPr>
              <w:tab/>
            </w:r>
            <w:r w:rsidR="00950600">
              <w:rPr>
                <w:noProof/>
                <w:webHidden/>
              </w:rPr>
              <w:fldChar w:fldCharType="begin"/>
            </w:r>
            <w:r w:rsidR="00950600">
              <w:rPr>
                <w:noProof/>
                <w:webHidden/>
              </w:rPr>
              <w:instrText xml:space="preserve"> PAGEREF _Toc112704915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4E9DD9AF" w14:textId="5132CB28" w:rsidR="00950600" w:rsidRDefault="00906F9F">
          <w:pPr>
            <w:pStyle w:val="TOC3"/>
            <w:tabs>
              <w:tab w:val="right" w:leader="dot" w:pos="10700"/>
            </w:tabs>
            <w:rPr>
              <w:rFonts w:eastAsiaTheme="minorEastAsia"/>
              <w:noProof/>
              <w:sz w:val="24"/>
              <w:szCs w:val="24"/>
              <w:lang w:eastAsia="zh-CN"/>
            </w:rPr>
          </w:pPr>
          <w:hyperlink w:anchor="_Toc112704916" w:history="1">
            <w:r w:rsidR="00950600" w:rsidRPr="00E66426">
              <w:rPr>
                <w:rStyle w:val="Hyperlink"/>
                <w:noProof/>
              </w:rPr>
              <w:t>NodeChiSquare2tree4</w:t>
            </w:r>
            <w:r w:rsidR="00950600">
              <w:rPr>
                <w:noProof/>
                <w:webHidden/>
              </w:rPr>
              <w:tab/>
            </w:r>
            <w:r w:rsidR="00950600">
              <w:rPr>
                <w:noProof/>
                <w:webHidden/>
              </w:rPr>
              <w:fldChar w:fldCharType="begin"/>
            </w:r>
            <w:r w:rsidR="00950600">
              <w:rPr>
                <w:noProof/>
                <w:webHidden/>
              </w:rPr>
              <w:instrText xml:space="preserve"> PAGEREF _Toc112704916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18B4DFF3" w14:textId="349AC780" w:rsidR="00950600" w:rsidRDefault="00906F9F">
          <w:pPr>
            <w:pStyle w:val="TOC3"/>
            <w:tabs>
              <w:tab w:val="right" w:leader="dot" w:pos="10700"/>
            </w:tabs>
            <w:rPr>
              <w:rFonts w:eastAsiaTheme="minorEastAsia"/>
              <w:noProof/>
              <w:sz w:val="24"/>
              <w:szCs w:val="24"/>
              <w:lang w:eastAsia="zh-CN"/>
            </w:rPr>
          </w:pPr>
          <w:hyperlink w:anchor="_Toc112704917" w:history="1">
            <w:r w:rsidR="00950600" w:rsidRPr="00E66426">
              <w:rPr>
                <w:rStyle w:val="Hyperlink"/>
                <w:noProof/>
              </w:rPr>
              <w:t>rmNodeNamesFromTree4</w:t>
            </w:r>
            <w:r w:rsidR="00950600">
              <w:rPr>
                <w:noProof/>
                <w:webHidden/>
              </w:rPr>
              <w:tab/>
            </w:r>
            <w:r w:rsidR="00950600">
              <w:rPr>
                <w:noProof/>
                <w:webHidden/>
              </w:rPr>
              <w:fldChar w:fldCharType="begin"/>
            </w:r>
            <w:r w:rsidR="00950600">
              <w:rPr>
                <w:noProof/>
                <w:webHidden/>
              </w:rPr>
              <w:instrText xml:space="preserve"> PAGEREF _Toc112704917 \h </w:instrText>
            </w:r>
            <w:r w:rsidR="00950600">
              <w:rPr>
                <w:noProof/>
                <w:webHidden/>
              </w:rPr>
            </w:r>
            <w:r w:rsidR="00950600">
              <w:rPr>
                <w:noProof/>
                <w:webHidden/>
              </w:rPr>
              <w:fldChar w:fldCharType="separate"/>
            </w:r>
            <w:r w:rsidR="00950600">
              <w:rPr>
                <w:noProof/>
                <w:webHidden/>
              </w:rPr>
              <w:t>21</w:t>
            </w:r>
            <w:r w:rsidR="00950600">
              <w:rPr>
                <w:noProof/>
                <w:webHidden/>
              </w:rPr>
              <w:fldChar w:fldCharType="end"/>
            </w:r>
          </w:hyperlink>
        </w:p>
        <w:p w14:paraId="6E002ACA" w14:textId="74DC0FF2" w:rsidR="00950600" w:rsidRDefault="00906F9F">
          <w:pPr>
            <w:pStyle w:val="TOC3"/>
            <w:tabs>
              <w:tab w:val="right" w:leader="dot" w:pos="10700"/>
            </w:tabs>
            <w:rPr>
              <w:rFonts w:eastAsiaTheme="minorEastAsia"/>
              <w:noProof/>
              <w:sz w:val="24"/>
              <w:szCs w:val="24"/>
              <w:lang w:eastAsia="zh-CN"/>
            </w:rPr>
          </w:pPr>
          <w:hyperlink w:anchor="_Toc112704918" w:history="1">
            <w:r w:rsidR="00950600" w:rsidRPr="00E66426">
              <w:rPr>
                <w:rStyle w:val="Hyperlink"/>
                <w:noProof/>
              </w:rPr>
              <w:t>selectNodeAnnotations4</w:t>
            </w:r>
            <w:r w:rsidR="00950600">
              <w:rPr>
                <w:noProof/>
                <w:webHidden/>
              </w:rPr>
              <w:tab/>
            </w:r>
            <w:r w:rsidR="00950600">
              <w:rPr>
                <w:noProof/>
                <w:webHidden/>
              </w:rPr>
              <w:fldChar w:fldCharType="begin"/>
            </w:r>
            <w:r w:rsidR="00950600">
              <w:rPr>
                <w:noProof/>
                <w:webHidden/>
              </w:rPr>
              <w:instrText xml:space="preserve"> PAGEREF _Toc112704918 \h </w:instrText>
            </w:r>
            <w:r w:rsidR="00950600">
              <w:rPr>
                <w:noProof/>
                <w:webHidden/>
              </w:rPr>
            </w:r>
            <w:r w:rsidR="00950600">
              <w:rPr>
                <w:noProof/>
                <w:webHidden/>
              </w:rPr>
              <w:fldChar w:fldCharType="separate"/>
            </w:r>
            <w:r w:rsidR="00950600">
              <w:rPr>
                <w:noProof/>
                <w:webHidden/>
              </w:rPr>
              <w:t>22</w:t>
            </w:r>
            <w:r w:rsidR="00950600">
              <w:rPr>
                <w:noProof/>
                <w:webHidden/>
              </w:rPr>
              <w:fldChar w:fldCharType="end"/>
            </w:r>
          </w:hyperlink>
        </w:p>
        <w:p w14:paraId="17768C75" w14:textId="62FC4937" w:rsidR="00950600" w:rsidRDefault="00906F9F">
          <w:pPr>
            <w:pStyle w:val="TOC3"/>
            <w:tabs>
              <w:tab w:val="right" w:leader="dot" w:pos="10700"/>
            </w:tabs>
            <w:rPr>
              <w:rFonts w:eastAsiaTheme="minorEastAsia"/>
              <w:noProof/>
              <w:sz w:val="24"/>
              <w:szCs w:val="24"/>
              <w:lang w:eastAsia="zh-CN"/>
            </w:rPr>
          </w:pPr>
          <w:hyperlink w:anchor="_Toc112704919" w:history="1">
            <w:r w:rsidR="00950600" w:rsidRPr="00E66426">
              <w:rPr>
                <w:rStyle w:val="Hyperlink"/>
                <w:noProof/>
              </w:rPr>
              <w:t>fixOldFastaHeaders</w:t>
            </w:r>
            <w:r w:rsidR="00950600">
              <w:rPr>
                <w:noProof/>
                <w:webHidden/>
              </w:rPr>
              <w:tab/>
            </w:r>
            <w:r w:rsidR="00950600">
              <w:rPr>
                <w:noProof/>
                <w:webHidden/>
              </w:rPr>
              <w:fldChar w:fldCharType="begin"/>
            </w:r>
            <w:r w:rsidR="00950600">
              <w:rPr>
                <w:noProof/>
                <w:webHidden/>
              </w:rPr>
              <w:instrText xml:space="preserve"> PAGEREF _Toc112704919 \h </w:instrText>
            </w:r>
            <w:r w:rsidR="00950600">
              <w:rPr>
                <w:noProof/>
                <w:webHidden/>
              </w:rPr>
            </w:r>
            <w:r w:rsidR="00950600">
              <w:rPr>
                <w:noProof/>
                <w:webHidden/>
              </w:rPr>
              <w:fldChar w:fldCharType="separate"/>
            </w:r>
            <w:r w:rsidR="00950600">
              <w:rPr>
                <w:noProof/>
                <w:webHidden/>
              </w:rPr>
              <w:t>22</w:t>
            </w:r>
            <w:r w:rsidR="00950600">
              <w:rPr>
                <w:noProof/>
                <w:webHidden/>
              </w:rPr>
              <w:fldChar w:fldCharType="end"/>
            </w:r>
          </w:hyperlink>
        </w:p>
        <w:p w14:paraId="39F72EC2" w14:textId="5C3EAFA6" w:rsidR="00950600" w:rsidRDefault="00906F9F">
          <w:pPr>
            <w:pStyle w:val="TOC1"/>
            <w:tabs>
              <w:tab w:val="right" w:leader="dot" w:pos="10700"/>
            </w:tabs>
            <w:rPr>
              <w:rFonts w:eastAsiaTheme="minorEastAsia"/>
              <w:b w:val="0"/>
              <w:bCs w:val="0"/>
              <w:noProof/>
              <w:lang w:eastAsia="zh-CN"/>
            </w:rPr>
          </w:pPr>
          <w:hyperlink w:anchor="_Toc112704920" w:history="1">
            <w:r w:rsidR="00950600" w:rsidRPr="00E66426">
              <w:rPr>
                <w:rStyle w:val="Hyperlink"/>
                <w:noProof/>
              </w:rPr>
              <w:t>XI   How kSNP4 works</w:t>
            </w:r>
            <w:r w:rsidR="00950600">
              <w:rPr>
                <w:noProof/>
                <w:webHidden/>
              </w:rPr>
              <w:tab/>
            </w:r>
            <w:r w:rsidR="00950600">
              <w:rPr>
                <w:noProof/>
                <w:webHidden/>
              </w:rPr>
              <w:fldChar w:fldCharType="begin"/>
            </w:r>
            <w:r w:rsidR="00950600">
              <w:rPr>
                <w:noProof/>
                <w:webHidden/>
              </w:rPr>
              <w:instrText xml:space="preserve"> PAGEREF _Toc112704920 \h </w:instrText>
            </w:r>
            <w:r w:rsidR="00950600">
              <w:rPr>
                <w:noProof/>
                <w:webHidden/>
              </w:rPr>
            </w:r>
            <w:r w:rsidR="00950600">
              <w:rPr>
                <w:noProof/>
                <w:webHidden/>
              </w:rPr>
              <w:fldChar w:fldCharType="separate"/>
            </w:r>
            <w:r w:rsidR="00950600">
              <w:rPr>
                <w:noProof/>
                <w:webHidden/>
              </w:rPr>
              <w:t>22</w:t>
            </w:r>
            <w:r w:rsidR="00950600">
              <w:rPr>
                <w:noProof/>
                <w:webHidden/>
              </w:rPr>
              <w:fldChar w:fldCharType="end"/>
            </w:r>
          </w:hyperlink>
        </w:p>
        <w:p w14:paraId="5AC9A28A" w14:textId="7779265C" w:rsidR="00950600" w:rsidRDefault="00906F9F">
          <w:pPr>
            <w:pStyle w:val="TOC1"/>
            <w:tabs>
              <w:tab w:val="right" w:leader="dot" w:pos="10700"/>
            </w:tabs>
            <w:rPr>
              <w:rFonts w:eastAsiaTheme="minorEastAsia"/>
              <w:b w:val="0"/>
              <w:bCs w:val="0"/>
              <w:noProof/>
              <w:lang w:eastAsia="zh-CN"/>
            </w:rPr>
          </w:pPr>
          <w:hyperlink w:anchor="_Toc112704921" w:history="1">
            <w:r w:rsidR="00950600" w:rsidRPr="00E66426">
              <w:rPr>
                <w:rStyle w:val="Hyperlink"/>
                <w:noProof/>
              </w:rPr>
              <w:t>XII  Citations</w:t>
            </w:r>
            <w:r w:rsidR="00950600">
              <w:rPr>
                <w:noProof/>
                <w:webHidden/>
              </w:rPr>
              <w:tab/>
            </w:r>
            <w:r w:rsidR="00950600">
              <w:rPr>
                <w:noProof/>
                <w:webHidden/>
              </w:rPr>
              <w:fldChar w:fldCharType="begin"/>
            </w:r>
            <w:r w:rsidR="00950600">
              <w:rPr>
                <w:noProof/>
                <w:webHidden/>
              </w:rPr>
              <w:instrText xml:space="preserve"> PAGEREF _Toc112704921 \h </w:instrText>
            </w:r>
            <w:r w:rsidR="00950600">
              <w:rPr>
                <w:noProof/>
                <w:webHidden/>
              </w:rPr>
            </w:r>
            <w:r w:rsidR="00950600">
              <w:rPr>
                <w:noProof/>
                <w:webHidden/>
              </w:rPr>
              <w:fldChar w:fldCharType="separate"/>
            </w:r>
            <w:r w:rsidR="00950600">
              <w:rPr>
                <w:noProof/>
                <w:webHidden/>
              </w:rPr>
              <w:t>23</w:t>
            </w:r>
            <w:r w:rsidR="00950600">
              <w:rPr>
                <w:noProof/>
                <w:webHidden/>
              </w:rPr>
              <w:fldChar w:fldCharType="end"/>
            </w:r>
          </w:hyperlink>
        </w:p>
        <w:p w14:paraId="046D6EB7" w14:textId="37A7A607" w:rsidR="00950600" w:rsidRDefault="00906F9F">
          <w:pPr>
            <w:pStyle w:val="TOC1"/>
            <w:tabs>
              <w:tab w:val="right" w:leader="dot" w:pos="10700"/>
            </w:tabs>
            <w:rPr>
              <w:rFonts w:eastAsiaTheme="minorEastAsia"/>
              <w:b w:val="0"/>
              <w:bCs w:val="0"/>
              <w:noProof/>
              <w:lang w:eastAsia="zh-CN"/>
            </w:rPr>
          </w:pPr>
          <w:hyperlink w:anchor="_Toc112704922" w:history="1">
            <w:r w:rsidR="00950600" w:rsidRPr="00E66426">
              <w:rPr>
                <w:rStyle w:val="Hyperlink"/>
                <w:noProof/>
              </w:rPr>
              <w:t>XIII  Licenses</w:t>
            </w:r>
            <w:r w:rsidR="00950600">
              <w:rPr>
                <w:noProof/>
                <w:webHidden/>
              </w:rPr>
              <w:tab/>
            </w:r>
            <w:r w:rsidR="00950600">
              <w:rPr>
                <w:noProof/>
                <w:webHidden/>
              </w:rPr>
              <w:fldChar w:fldCharType="begin"/>
            </w:r>
            <w:r w:rsidR="00950600">
              <w:rPr>
                <w:noProof/>
                <w:webHidden/>
              </w:rPr>
              <w:instrText xml:space="preserve"> PAGEREF _Toc112704922 \h </w:instrText>
            </w:r>
            <w:r w:rsidR="00950600">
              <w:rPr>
                <w:noProof/>
                <w:webHidden/>
              </w:rPr>
            </w:r>
            <w:r w:rsidR="00950600">
              <w:rPr>
                <w:noProof/>
                <w:webHidden/>
              </w:rPr>
              <w:fldChar w:fldCharType="separate"/>
            </w:r>
            <w:r w:rsidR="00950600">
              <w:rPr>
                <w:noProof/>
                <w:webHidden/>
              </w:rPr>
              <w:t>24</w:t>
            </w:r>
            <w:r w:rsidR="00950600">
              <w:rPr>
                <w:noProof/>
                <w:webHidden/>
              </w:rPr>
              <w:fldChar w:fldCharType="end"/>
            </w:r>
          </w:hyperlink>
        </w:p>
        <w:p w14:paraId="753D0924" w14:textId="45559D20" w:rsidR="00950600" w:rsidRDefault="00906F9F">
          <w:pPr>
            <w:pStyle w:val="TOC1"/>
            <w:tabs>
              <w:tab w:val="right" w:leader="dot" w:pos="10700"/>
            </w:tabs>
            <w:rPr>
              <w:rFonts w:eastAsiaTheme="minorEastAsia"/>
              <w:b w:val="0"/>
              <w:bCs w:val="0"/>
              <w:noProof/>
              <w:lang w:eastAsia="zh-CN"/>
            </w:rPr>
          </w:pPr>
          <w:hyperlink w:anchor="_Toc112704923" w:history="1">
            <w:r w:rsidR="00950600" w:rsidRPr="00E66426">
              <w:rPr>
                <w:rStyle w:val="Hyperlink"/>
                <w:noProof/>
              </w:rPr>
              <w:t>XIII  FAQ (Frequently Asked Questions)</w:t>
            </w:r>
            <w:r w:rsidR="00950600">
              <w:rPr>
                <w:noProof/>
                <w:webHidden/>
              </w:rPr>
              <w:tab/>
            </w:r>
            <w:r w:rsidR="00950600">
              <w:rPr>
                <w:noProof/>
                <w:webHidden/>
              </w:rPr>
              <w:fldChar w:fldCharType="begin"/>
            </w:r>
            <w:r w:rsidR="00950600">
              <w:rPr>
                <w:noProof/>
                <w:webHidden/>
              </w:rPr>
              <w:instrText xml:space="preserve"> PAGEREF _Toc112704923 \h </w:instrText>
            </w:r>
            <w:r w:rsidR="00950600">
              <w:rPr>
                <w:noProof/>
                <w:webHidden/>
              </w:rPr>
            </w:r>
            <w:r w:rsidR="00950600">
              <w:rPr>
                <w:noProof/>
                <w:webHidden/>
              </w:rPr>
              <w:fldChar w:fldCharType="separate"/>
            </w:r>
            <w:r w:rsidR="00950600">
              <w:rPr>
                <w:noProof/>
                <w:webHidden/>
              </w:rPr>
              <w:t>25</w:t>
            </w:r>
            <w:r w:rsidR="00950600">
              <w:rPr>
                <w:noProof/>
                <w:webHidden/>
              </w:rPr>
              <w:fldChar w:fldCharType="end"/>
            </w:r>
          </w:hyperlink>
        </w:p>
        <w:p w14:paraId="41949FCA" w14:textId="265493B2" w:rsidR="00950600" w:rsidRDefault="00906F9F">
          <w:pPr>
            <w:pStyle w:val="TOC1"/>
            <w:tabs>
              <w:tab w:val="right" w:leader="dot" w:pos="10700"/>
            </w:tabs>
            <w:rPr>
              <w:rFonts w:eastAsiaTheme="minorEastAsia"/>
              <w:b w:val="0"/>
              <w:bCs w:val="0"/>
              <w:noProof/>
              <w:lang w:eastAsia="zh-CN"/>
            </w:rPr>
          </w:pPr>
          <w:hyperlink w:anchor="_Toc112704924" w:history="1">
            <w:r w:rsidR="00950600" w:rsidRPr="00E66426">
              <w:rPr>
                <w:rStyle w:val="Hyperlink"/>
                <w:noProof/>
              </w:rPr>
              <w:t>Appendix I  Suggested text editors</w:t>
            </w:r>
            <w:r w:rsidR="00950600">
              <w:rPr>
                <w:noProof/>
                <w:webHidden/>
              </w:rPr>
              <w:tab/>
            </w:r>
            <w:r w:rsidR="00950600">
              <w:rPr>
                <w:noProof/>
                <w:webHidden/>
              </w:rPr>
              <w:fldChar w:fldCharType="begin"/>
            </w:r>
            <w:r w:rsidR="00950600">
              <w:rPr>
                <w:noProof/>
                <w:webHidden/>
              </w:rPr>
              <w:instrText xml:space="preserve"> PAGEREF _Toc112704924 \h </w:instrText>
            </w:r>
            <w:r w:rsidR="00950600">
              <w:rPr>
                <w:noProof/>
                <w:webHidden/>
              </w:rPr>
            </w:r>
            <w:r w:rsidR="00950600">
              <w:rPr>
                <w:noProof/>
                <w:webHidden/>
              </w:rPr>
              <w:fldChar w:fldCharType="separate"/>
            </w:r>
            <w:r w:rsidR="00950600">
              <w:rPr>
                <w:noProof/>
                <w:webHidden/>
              </w:rPr>
              <w:t>28</w:t>
            </w:r>
            <w:r w:rsidR="00950600">
              <w:rPr>
                <w:noProof/>
                <w:webHidden/>
              </w:rPr>
              <w:fldChar w:fldCharType="end"/>
            </w:r>
          </w:hyperlink>
        </w:p>
        <w:p w14:paraId="7DC2F001" w14:textId="6C0737EF" w:rsidR="00950600" w:rsidRDefault="00906F9F">
          <w:pPr>
            <w:pStyle w:val="TOC1"/>
            <w:tabs>
              <w:tab w:val="right" w:leader="dot" w:pos="10700"/>
            </w:tabs>
            <w:rPr>
              <w:rFonts w:eastAsiaTheme="minorEastAsia"/>
              <w:b w:val="0"/>
              <w:bCs w:val="0"/>
              <w:noProof/>
              <w:lang w:eastAsia="zh-CN"/>
            </w:rPr>
          </w:pPr>
          <w:hyperlink w:anchor="_Toc112704925" w:history="1">
            <w:r w:rsidR="00950600" w:rsidRPr="00E66426">
              <w:rPr>
                <w:rStyle w:val="Hyperlink"/>
                <w:noProof/>
              </w:rPr>
              <w:t>Appendix II  Details of Downloading genome sequences and preparing an input file.</w:t>
            </w:r>
            <w:r w:rsidR="00950600">
              <w:rPr>
                <w:noProof/>
                <w:webHidden/>
              </w:rPr>
              <w:tab/>
            </w:r>
            <w:r w:rsidR="00950600">
              <w:rPr>
                <w:noProof/>
                <w:webHidden/>
              </w:rPr>
              <w:fldChar w:fldCharType="begin"/>
            </w:r>
            <w:r w:rsidR="00950600">
              <w:rPr>
                <w:noProof/>
                <w:webHidden/>
              </w:rPr>
              <w:instrText xml:space="preserve"> PAGEREF _Toc112704925 \h </w:instrText>
            </w:r>
            <w:r w:rsidR="00950600">
              <w:rPr>
                <w:noProof/>
                <w:webHidden/>
              </w:rPr>
            </w:r>
            <w:r w:rsidR="00950600">
              <w:rPr>
                <w:noProof/>
                <w:webHidden/>
              </w:rPr>
              <w:fldChar w:fldCharType="separate"/>
            </w:r>
            <w:r w:rsidR="00950600">
              <w:rPr>
                <w:noProof/>
                <w:webHidden/>
              </w:rPr>
              <w:t>29</w:t>
            </w:r>
            <w:r w:rsidR="00950600">
              <w:rPr>
                <w:noProof/>
                <w:webHidden/>
              </w:rPr>
              <w:fldChar w:fldCharType="end"/>
            </w:r>
          </w:hyperlink>
        </w:p>
        <w:p w14:paraId="360B275C" w14:textId="120450A4" w:rsidR="005E2A97" w:rsidRDefault="005E2A97">
          <w:r>
            <w:rPr>
              <w:b/>
              <w:bCs/>
              <w:noProof/>
            </w:rPr>
            <w:fldChar w:fldCharType="end"/>
          </w:r>
        </w:p>
      </w:sdtContent>
    </w:sdt>
    <w:p w14:paraId="3BB9404B" w14:textId="77777777" w:rsidR="00CE6910" w:rsidRDefault="00CE6910" w:rsidP="003A56EA"/>
    <w:p w14:paraId="4CE45D4E" w14:textId="77777777" w:rsidR="00927F05" w:rsidRDefault="00927F05" w:rsidP="00927F05">
      <w:pPr>
        <w:tabs>
          <w:tab w:val="left" w:pos="360"/>
          <w:tab w:val="left" w:pos="720"/>
          <w:tab w:val="left" w:pos="1440"/>
          <w:tab w:val="right" w:leader="dot" w:pos="10440"/>
        </w:tabs>
        <w:rPr>
          <w:rFonts w:cs="Times New Roman"/>
          <w:sz w:val="32"/>
          <w:szCs w:val="32"/>
        </w:rPr>
      </w:pPr>
    </w:p>
    <w:p w14:paraId="6FDC4DED" w14:textId="77777777" w:rsidR="00927F05" w:rsidRDefault="00927F05" w:rsidP="00927F05">
      <w:pPr>
        <w:tabs>
          <w:tab w:val="left" w:pos="360"/>
          <w:tab w:val="left" w:pos="720"/>
          <w:tab w:val="left" w:pos="1440"/>
          <w:tab w:val="right" w:leader="dot" w:pos="10440"/>
        </w:tabs>
        <w:rPr>
          <w:rFonts w:cs="Times New Roman"/>
          <w:sz w:val="32"/>
          <w:szCs w:val="32"/>
        </w:rPr>
      </w:pPr>
    </w:p>
    <w:p w14:paraId="480BD0BA" w14:textId="7BEBF027" w:rsidR="00B54A8C" w:rsidRPr="00037BE4" w:rsidRDefault="00035337" w:rsidP="00037BE4">
      <w:pPr>
        <w:tabs>
          <w:tab w:val="left" w:pos="360"/>
          <w:tab w:val="left" w:pos="720"/>
          <w:tab w:val="left" w:pos="1440"/>
          <w:tab w:val="right" w:leader="dot" w:pos="10440"/>
        </w:tabs>
        <w:rPr>
          <w:sz w:val="36"/>
        </w:rPr>
      </w:pPr>
      <w:r>
        <w:rPr>
          <w:sz w:val="36"/>
        </w:rPr>
        <w:br w:type="page"/>
      </w:r>
    </w:p>
    <w:p w14:paraId="158F3756" w14:textId="2AC2A619" w:rsidR="003C74AF" w:rsidRDefault="003C74AF" w:rsidP="00BC625F"/>
    <w:p w14:paraId="086ACC7A" w14:textId="5F08F1BD" w:rsidR="009420A2" w:rsidRPr="00502F95" w:rsidRDefault="009420A2" w:rsidP="00BC625F">
      <w:pPr>
        <w:rPr>
          <w:u w:val="single"/>
        </w:rPr>
      </w:pPr>
      <w:r>
        <w:t xml:space="preserve">kSNP4 is a command-line program to compare genomes sequences without aligning them. </w:t>
      </w:r>
      <w:r w:rsidRPr="00502F95">
        <w:rPr>
          <w:u w:val="single"/>
        </w:rPr>
        <w:t>If you are unfamiliar with the command-line interface please read the document "Command-line Environment Mac-Linux.pdf" that is in the Documentation directory.</w:t>
      </w:r>
    </w:p>
    <w:p w14:paraId="353C14C5" w14:textId="77777777" w:rsidR="009420A2" w:rsidRPr="00502F95" w:rsidRDefault="009420A2" w:rsidP="00BC625F">
      <w:pPr>
        <w:rPr>
          <w:u w:val="single"/>
        </w:rPr>
      </w:pPr>
    </w:p>
    <w:p w14:paraId="388363D9" w14:textId="49C83756" w:rsidR="002357A0" w:rsidRPr="00F03A40" w:rsidRDefault="00EC6ED4" w:rsidP="00F03A40">
      <w:pPr>
        <w:pStyle w:val="Heading1"/>
        <w:rPr>
          <w:sz w:val="36"/>
        </w:rPr>
      </w:pPr>
      <w:bookmarkStart w:id="0" w:name="_Toc112704889"/>
      <w:r w:rsidRPr="00F03A40">
        <w:rPr>
          <w:sz w:val="36"/>
        </w:rPr>
        <w:t>I.</w:t>
      </w:r>
      <w:r w:rsidRPr="00F03A40">
        <w:rPr>
          <w:sz w:val="36"/>
        </w:rPr>
        <w:tab/>
      </w:r>
      <w:r w:rsidR="00F3484F" w:rsidRPr="00F03A40">
        <w:rPr>
          <w:sz w:val="36"/>
        </w:rPr>
        <w:t xml:space="preserve">The </w:t>
      </w:r>
      <w:r w:rsidR="00716FAE">
        <w:rPr>
          <w:sz w:val="36"/>
        </w:rPr>
        <w:t>kSNP</w:t>
      </w:r>
      <w:r w:rsidR="00963947">
        <w:rPr>
          <w:sz w:val="36"/>
        </w:rPr>
        <w:t>4</w:t>
      </w:r>
      <w:r w:rsidR="00F3484F" w:rsidRPr="00F03A40">
        <w:rPr>
          <w:sz w:val="36"/>
        </w:rPr>
        <w:t xml:space="preserve"> program</w:t>
      </w:r>
      <w:bookmarkEnd w:id="0"/>
    </w:p>
    <w:p w14:paraId="239A5CDE" w14:textId="77777777" w:rsidR="00370D09" w:rsidRDefault="002357A0" w:rsidP="002357A0">
      <w:r>
        <w:t>Single nucleotide polymorphisms are important for phylogene</w:t>
      </w:r>
      <w:r w:rsidR="00B37E07">
        <w:t>tic</w:t>
      </w:r>
      <w:r>
        <w:t xml:space="preserve"> analysis, for tracking viral and bacterial pathogens during outbreaks, and for correlating genotype </w:t>
      </w:r>
      <w:r w:rsidR="009555EF">
        <w:t>with</w:t>
      </w:r>
      <w:r>
        <w:t xml:space="preserve"> phenotype.  When dealing with gene </w:t>
      </w:r>
      <w:r w:rsidR="001D2670" w:rsidRPr="001D2670">
        <w:rPr>
          <w:i/>
        </w:rPr>
        <w:t>sequences</w:t>
      </w:r>
      <w:r>
        <w:t xml:space="preserve"> the first step in identifying SNPs is multiple alignment of the gene sequences.   </w:t>
      </w:r>
    </w:p>
    <w:p w14:paraId="73E96CBD" w14:textId="77777777" w:rsidR="00370D09" w:rsidRDefault="00370D09" w:rsidP="002357A0"/>
    <w:p w14:paraId="5CFD826C" w14:textId="1F654588" w:rsidR="00370D09" w:rsidRDefault="002357A0" w:rsidP="002357A0">
      <w:r>
        <w:t>Bacterial and viral genomes are characterized by multiple and massive insertion-deletions (indels), inversions, and transposition</w:t>
      </w:r>
      <w:r w:rsidR="009555EF">
        <w:t>s</w:t>
      </w:r>
      <w:r>
        <w:t xml:space="preserve"> of blocks of DNA from one part to another part of the genome. </w:t>
      </w:r>
      <w:r w:rsidR="009555EF">
        <w:t>T</w:t>
      </w:r>
      <w:r>
        <w:t>he term "pan-genome" has been coined to describe the collective content of the genomes of a bacterial species.  The pan-genome consists of core genes, those genes tha</w:t>
      </w:r>
      <w:r w:rsidR="009555EF">
        <w:t>t</w:t>
      </w:r>
      <w:r>
        <w:t xml:space="preserve"> are present in all members of a species, and accessory genes, those that are present in some, but not all, members of the species.  Indeed, there is at least as much variation in the presen</w:t>
      </w:r>
      <w:r w:rsidR="00B37E07">
        <w:t>c</w:t>
      </w:r>
      <w:r>
        <w:t>e/absence of DNA sequences as there is variation in SNPs.  That variation</w:t>
      </w:r>
      <w:r w:rsidR="00370D09">
        <w:t xml:space="preserve"> makes multiple sequence alignment of complete geno</w:t>
      </w:r>
      <w:r w:rsidR="009555EF">
        <w:t>mes impractical for large numbe</w:t>
      </w:r>
      <w:r w:rsidR="00370D09">
        <w:t>rs of genomes.</w:t>
      </w:r>
    </w:p>
    <w:p w14:paraId="04815B81" w14:textId="77777777" w:rsidR="00370D09" w:rsidRDefault="00370D09" w:rsidP="002357A0"/>
    <w:p w14:paraId="71A01769" w14:textId="0549644C" w:rsidR="002D6FDB" w:rsidRDefault="00716FAE" w:rsidP="002357A0">
      <w:r>
        <w:t>kSNP</w:t>
      </w:r>
      <w:r w:rsidR="0011391E">
        <w:t>4</w:t>
      </w:r>
      <w:r w:rsidR="00370D09">
        <w:t xml:space="preserve"> is a program that identifies the </w:t>
      </w:r>
      <w:r w:rsidR="00B37E07">
        <w:t xml:space="preserve">pan-genome </w:t>
      </w:r>
      <w:r w:rsidR="00370D09">
        <w:t>SNPs in a set of genome sequences, and estimate</w:t>
      </w:r>
      <w:r w:rsidR="00B37E07">
        <w:t>s</w:t>
      </w:r>
      <w:r w:rsidR="00370D09">
        <w:t xml:space="preserve"> phylogenetic trees based upon those SNPs.  Because there are many potential downstream applications of SNP information</w:t>
      </w:r>
      <w:r w:rsidR="00B37E07">
        <w:t>,</w:t>
      </w:r>
      <w:r w:rsidR="00370D09">
        <w:t xml:space="preserve"> </w:t>
      </w:r>
      <w:r>
        <w:t>kSNP</w:t>
      </w:r>
      <w:r w:rsidR="00EC7568">
        <w:t>4</w:t>
      </w:r>
      <w:r w:rsidR="00370D09">
        <w:t xml:space="preserve"> also provides output files that include a multiple alignment of all of the SNP positions and files that provide information about the positions of each SNP in each genome and annotations.  </w:t>
      </w:r>
      <w:r>
        <w:t>kSNP</w:t>
      </w:r>
      <w:r w:rsidR="00EC7568">
        <w:t>4</w:t>
      </w:r>
      <w:r w:rsidR="00370D09">
        <w:t xml:space="preserve"> can analyze both complete (finished) genomes and unfinished genome</w:t>
      </w:r>
      <w:r w:rsidR="00B37E07">
        <w:t>s in assembled contigs or raw, unassembled reads.</w:t>
      </w:r>
      <w:r w:rsidR="00DF1EA7">
        <w:t xml:space="preserve">  Finished and unfinished genomes can be analyzed together, and </w:t>
      </w:r>
      <w:r>
        <w:t>kSNP</w:t>
      </w:r>
      <w:r w:rsidR="00EC7568">
        <w:t>4</w:t>
      </w:r>
      <w:r w:rsidR="00DF1EA7">
        <w:t xml:space="preserve"> can automatically download Genbank files of the finished genomes</w:t>
      </w:r>
      <w:r w:rsidR="00FF00D0">
        <w:t xml:space="preserve"> (and annotated genome assemblies)</w:t>
      </w:r>
      <w:r w:rsidR="00DF1EA7">
        <w:t xml:space="preserve"> and incorporate the information in those files into the SNP annotation.  Core SNPs, those present in all of the genomes, </w:t>
      </w:r>
      <w:r w:rsidR="00CE1E6A">
        <w:t>can optionally be</w:t>
      </w:r>
      <w:r w:rsidR="00DF1EA7">
        <w:t xml:space="preserve"> analyzed separately to generate a multiple</w:t>
      </w:r>
      <w:r w:rsidR="00CE1E6A">
        <w:t xml:space="preserve"> SNP</w:t>
      </w:r>
      <w:r w:rsidR="00DF1EA7">
        <w:t xml:space="preserve"> alignment and trees based on only the core SNPs</w:t>
      </w:r>
      <w:r w:rsidR="002D6FDB">
        <w:t xml:space="preserve">. </w:t>
      </w:r>
      <w:r>
        <w:t>kSNP</w:t>
      </w:r>
      <w:r w:rsidR="00EC7568">
        <w:t>4</w:t>
      </w:r>
      <w:r w:rsidR="00DF1EA7">
        <w:t xml:space="preserve"> </w:t>
      </w:r>
      <w:r w:rsidR="002D6FDB">
        <w:t>also provides a separate an</w:t>
      </w:r>
      <w:r w:rsidR="00CE1E6A">
        <w:t>a</w:t>
      </w:r>
      <w:r w:rsidR="002D6FDB">
        <w:t xml:space="preserve">lysis of those SNPS that occur in at least a user-determined fraction of </w:t>
      </w:r>
      <w:r w:rsidR="00DF1EA7">
        <w:t xml:space="preserve"> </w:t>
      </w:r>
      <w:r w:rsidR="002D6FDB">
        <w:t>the genomes.</w:t>
      </w:r>
    </w:p>
    <w:p w14:paraId="25AF1626" w14:textId="77777777" w:rsidR="002D6FDB" w:rsidRDefault="002D6FDB" w:rsidP="002357A0"/>
    <w:p w14:paraId="48F18526" w14:textId="33A44639" w:rsidR="002D6FDB" w:rsidRDefault="00716FAE" w:rsidP="002357A0">
      <w:r>
        <w:t>kSNP</w:t>
      </w:r>
      <w:r w:rsidR="001824BF">
        <w:t>4</w:t>
      </w:r>
      <w:r w:rsidR="002D6FDB">
        <w:t xml:space="preserve"> is provided a</w:t>
      </w:r>
      <w:r w:rsidR="00382F13">
        <w:t>s</w:t>
      </w:r>
      <w:r w:rsidR="002D6FDB">
        <w:t xml:space="preserve"> both a Linux package for 64-bit CPUs and as a Mac OS X package</w:t>
      </w:r>
      <w:r w:rsidR="001824BF">
        <w:t xml:space="preserve"> for 64-bit CPUs</w:t>
      </w:r>
      <w:r w:rsidR="002D6FDB">
        <w:t>.  The package</w:t>
      </w:r>
      <w:r w:rsidR="00D95C56">
        <w:t>s contain</w:t>
      </w:r>
      <w:r w:rsidR="002D6FDB">
        <w:t xml:space="preserve"> the </w:t>
      </w:r>
      <w:r>
        <w:t>kSNP</w:t>
      </w:r>
      <w:r w:rsidR="001824BF">
        <w:t>4</w:t>
      </w:r>
      <w:r w:rsidR="00D95C56">
        <w:t xml:space="preserve"> program and</w:t>
      </w:r>
      <w:r w:rsidR="009E54F3">
        <w:t xml:space="preserve"> this documentation.</w:t>
      </w:r>
      <w:r w:rsidR="002D6FDB">
        <w:t xml:space="preserve"> </w:t>
      </w:r>
      <w:r w:rsidR="00D95C56">
        <w:t xml:space="preserve">In addition there </w:t>
      </w:r>
      <w:r w:rsidR="00046F77">
        <w:t>are two</w:t>
      </w:r>
      <w:r w:rsidR="00D95C56">
        <w:t xml:space="preserve"> </w:t>
      </w:r>
      <w:r w:rsidR="002D6FDB">
        <w:t xml:space="preserve">example input </w:t>
      </w:r>
      <w:r w:rsidR="00CE1E6A">
        <w:t>data sets</w:t>
      </w:r>
      <w:r w:rsidR="002D6FDB">
        <w:t xml:space="preserve"> that are used as the basis for the discussion of </w:t>
      </w:r>
      <w:r w:rsidR="00382F13">
        <w:t>the output files</w:t>
      </w:r>
      <w:r w:rsidR="002D6FDB">
        <w:t xml:space="preserve"> </w:t>
      </w:r>
      <w:r w:rsidR="002D6FDB" w:rsidRPr="001824BF">
        <w:rPr>
          <w:highlight w:val="yellow"/>
        </w:rPr>
        <w:t>in Section II</w:t>
      </w:r>
      <w:r w:rsidR="00382F13" w:rsidRPr="001824BF">
        <w:rPr>
          <w:highlight w:val="yellow"/>
        </w:rPr>
        <w:t>I</w:t>
      </w:r>
      <w:r w:rsidR="00CE1E6A" w:rsidRPr="001824BF">
        <w:t>.</w:t>
      </w:r>
      <w:r w:rsidR="00CE1E6A">
        <w:t xml:space="preserve"> Those data sets</w:t>
      </w:r>
      <w:r w:rsidR="00046F77">
        <w:t xml:space="preserve"> </w:t>
      </w:r>
      <w:r w:rsidR="00D95C56">
        <w:t>must be downloaded separately</w:t>
      </w:r>
      <w:r w:rsidR="001824BF">
        <w:t xml:space="preserve"> from SourceForge</w:t>
      </w:r>
      <w:r w:rsidR="00D95C56">
        <w:t>.</w:t>
      </w:r>
    </w:p>
    <w:p w14:paraId="748DD85F" w14:textId="77777777" w:rsidR="00E75101" w:rsidRDefault="00E75101" w:rsidP="002357A0"/>
    <w:p w14:paraId="00B29EFD" w14:textId="17D0F637" w:rsidR="001452A1" w:rsidRDefault="00716FAE" w:rsidP="002357A0">
      <w:r>
        <w:t>kSNP</w:t>
      </w:r>
      <w:r w:rsidR="001824BF">
        <w:t>4</w:t>
      </w:r>
      <w:r w:rsidR="00E75101">
        <w:t xml:space="preserve"> incorporates </w:t>
      </w:r>
      <w:r w:rsidR="00FF00D0">
        <w:t>six</w:t>
      </w:r>
      <w:r w:rsidR="00E75101">
        <w:t xml:space="preserve"> third-party programs.  Please see </w:t>
      </w:r>
      <w:r w:rsidR="00E75101" w:rsidRPr="001824BF">
        <w:rPr>
          <w:highlight w:val="yellow"/>
        </w:rPr>
        <w:t xml:space="preserve">section </w:t>
      </w:r>
      <w:r w:rsidR="0050134D" w:rsidRPr="001824BF">
        <w:rPr>
          <w:highlight w:val="yellow"/>
        </w:rPr>
        <w:t>VI</w:t>
      </w:r>
      <w:r w:rsidR="00382F13" w:rsidRPr="001824BF">
        <w:rPr>
          <w:highlight w:val="yellow"/>
        </w:rPr>
        <w:t>,</w:t>
      </w:r>
      <w:r w:rsidR="00382F13">
        <w:t xml:space="preserve"> Citations, for the li</w:t>
      </w:r>
      <w:r w:rsidR="00E75101">
        <w:t xml:space="preserve">st of publications </w:t>
      </w:r>
      <w:r w:rsidR="00E40D05">
        <w:t>describing these software packages</w:t>
      </w:r>
      <w:r w:rsidR="00382F13">
        <w:t>.</w:t>
      </w:r>
    </w:p>
    <w:p w14:paraId="46824916" w14:textId="0F3AB82C" w:rsidR="001824BF" w:rsidRDefault="001824BF" w:rsidP="002357A0"/>
    <w:p w14:paraId="5F8A07BB" w14:textId="4D747791" w:rsidR="001452A1" w:rsidRDefault="001824BF" w:rsidP="001547F9">
      <w:r>
        <w:t>kSNP4 is a command-line program that must be run from the Terminal application. If you are unfamiliar with the command-line interface please read the document "The Command-Line Environment" before attempting to install or use kSNP4.</w:t>
      </w:r>
    </w:p>
    <w:p w14:paraId="5987B6DE" w14:textId="0CC7019A" w:rsidR="001824BF" w:rsidRDefault="001824BF" w:rsidP="001824BF">
      <w:pPr>
        <w:pStyle w:val="Heading1"/>
        <w:rPr>
          <w:sz w:val="36"/>
        </w:rPr>
      </w:pPr>
      <w:bookmarkStart w:id="1" w:name="_Toc112704890"/>
      <w:r>
        <w:rPr>
          <w:sz w:val="36"/>
        </w:rPr>
        <w:t>II</w:t>
      </w:r>
      <w:r w:rsidRPr="00035337">
        <w:rPr>
          <w:sz w:val="36"/>
        </w:rPr>
        <w:t>.</w:t>
      </w:r>
      <w:r w:rsidRPr="00035337">
        <w:rPr>
          <w:sz w:val="36"/>
        </w:rPr>
        <w:tab/>
        <w:t xml:space="preserve">Installing </w:t>
      </w:r>
      <w:r>
        <w:rPr>
          <w:sz w:val="36"/>
        </w:rPr>
        <w:t>kSNP</w:t>
      </w:r>
      <w:r w:rsidR="00AB18C8">
        <w:rPr>
          <w:sz w:val="36"/>
        </w:rPr>
        <w:t>4</w:t>
      </w:r>
      <w:bookmarkEnd w:id="1"/>
    </w:p>
    <w:p w14:paraId="467F4507" w14:textId="465D567A" w:rsidR="001824BF" w:rsidRDefault="001824BF" w:rsidP="001824BF">
      <w:pPr>
        <w:keepNext/>
        <w:keepLines/>
      </w:pPr>
    </w:p>
    <w:p w14:paraId="05CB5958" w14:textId="652F4255" w:rsidR="00FF66BE" w:rsidRPr="00B56C30" w:rsidRDefault="00FF66BE" w:rsidP="001824BF">
      <w:pPr>
        <w:keepNext/>
        <w:keepLines/>
      </w:pPr>
      <w:r>
        <w:rPr>
          <w:color w:val="FF0000"/>
        </w:rPr>
        <w:t>A note about terminology:  Linux users use the term "directory" while Mac users use the term "folder" to mean exactly the same thing.  Throughout this User Guide we will use the term "directory".  Mac users, when you see "directory" think "folder".</w:t>
      </w:r>
    </w:p>
    <w:p w14:paraId="47941210" w14:textId="0076D7F4" w:rsidR="001824BF" w:rsidRPr="002B5BB2" w:rsidRDefault="00906F9F" w:rsidP="002B5BB2">
      <w:pPr>
        <w:keepNext/>
        <w:keepLines/>
      </w:pPr>
      <w:r>
        <w:rPr>
          <w:noProof/>
        </w:rPr>
        <w:lastRenderedPageBreak/>
        <w:pict w14:anchorId="7EBF5B63">
          <v:shapetype id="_x0000_t202" coordsize="21600,21600" o:spt="202" path="m,l,21600r21600,l21600,xe">
            <v:stroke joinstyle="miter"/>
            <v:path gradientshapeok="t" o:connecttype="rect"/>
          </v:shapetype>
          <v:shape id="Text Box 2" o:spid="_x0000_s1026" type="#_x0000_t202" style="position:absolute;margin-left:72.1pt;margin-top:50pt;width:350.65pt;height:140.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" o:allowoverlap="f" filled="f" strokecolor="red" strokeweight="1.25pt">
            <v:textbox inset=",7.2pt,,7.2pt">
              <w:txbxContent>
                <w:p w14:paraId="5464FB25" w14:textId="77777777" w:rsidR="00C17ADA" w:rsidRDefault="00C17ADA" w:rsidP="001824BF">
                  <w:r>
                    <w:t>Warning!!  You are strongly encouraged to install one of the packages of executables and not to try to install the source code.  The only reason to download the source code is if you need to modify that code for your own purposes.</w:t>
                  </w:r>
                </w:p>
                <w:p w14:paraId="41039089" w14:textId="77777777" w:rsidR="00C17ADA" w:rsidRDefault="00C17ADA" w:rsidP="001824BF"/>
                <w:p w14:paraId="40CCA64B" w14:textId="7ACB9BD3" w:rsidR="00C17ADA" w:rsidRDefault="00C17ADA" w:rsidP="001824BF">
                  <w:r>
                    <w:t>If you work from the source code no support will be provided.  You are entirely on your own. If you modify the source code you are again on your own and no support will be provided</w:t>
                  </w:r>
                </w:p>
              </w:txbxContent>
            </v:textbox>
            <w10:wrap type="topAndBottom"/>
          </v:shape>
        </w:pict>
      </w:r>
      <w:r w:rsidR="001824BF">
        <w:t xml:space="preserve">kSNP4 consists of a Unix shell script  and a set of executables that </w:t>
      </w:r>
      <w:r w:rsidR="00BD236E">
        <w:t>includes</w:t>
      </w:r>
      <w:r w:rsidR="001824BF">
        <w:t xml:space="preserve"> four separate third-party programs to accomplish the kSNP4 goals.  kSNP4 is provided as separate packages for Mac OS X and for Linux operating systems.  Whichever version you chose </w:t>
      </w:r>
      <w:r w:rsidR="00502F95">
        <w:t xml:space="preserve">was </w:t>
      </w:r>
      <w:r w:rsidR="001824BF">
        <w:t xml:space="preserve">downloaded as a zip archive and should automatically self-extract.  If it does not, double-click the file to extract it.  In the resulting package directory you will see a directory named kSNP4pkg that contains some </w:t>
      </w:r>
      <w:r w:rsidR="001824BF" w:rsidRPr="001824BF">
        <w:rPr>
          <w:highlight w:val="yellow"/>
        </w:rPr>
        <w:t>61</w:t>
      </w:r>
      <w:r w:rsidR="001824BF">
        <w:t xml:space="preserve"> files.  The kSNP4pkg directory contains a bash script named kSNP4 that directs the execution of a set of </w:t>
      </w:r>
      <w:proofErr w:type="spellStart"/>
      <w:r w:rsidR="001824BF">
        <w:t>unix</w:t>
      </w:r>
      <w:proofErr w:type="spellEnd"/>
      <w:r w:rsidR="001824BF">
        <w:t xml:space="preserve"> executable </w:t>
      </w:r>
      <w:proofErr w:type="spellStart"/>
      <w:r w:rsidR="001824BF">
        <w:t>perl</w:t>
      </w:r>
      <w:proofErr w:type="spellEnd"/>
      <w:r w:rsidR="001824BF">
        <w:t xml:space="preserve"> and python scripts, including the 3</w:t>
      </w:r>
      <w:r w:rsidR="001824BF" w:rsidRPr="00507B0B">
        <w:rPr>
          <w:vertAlign w:val="superscript"/>
        </w:rPr>
        <w:t>rd</w:t>
      </w:r>
      <w:r w:rsidR="001824BF">
        <w:t xml:space="preserve"> party programs jellyfish, </w:t>
      </w:r>
      <w:proofErr w:type="spellStart"/>
      <w:r w:rsidR="001824BF">
        <w:t>FastTreeMP</w:t>
      </w:r>
      <w:proofErr w:type="spellEnd"/>
      <w:r w:rsidR="001824BF">
        <w:t xml:space="preserve">, </w:t>
      </w:r>
      <w:proofErr w:type="spellStart"/>
      <w:r w:rsidR="001824BF">
        <w:t>parsimonator</w:t>
      </w:r>
      <w:proofErr w:type="spellEnd"/>
      <w:r w:rsidR="001824BF">
        <w:t>, m</w:t>
      </w:r>
      <w:r w:rsidR="001824BF" w:rsidRPr="000809C4">
        <w:t>ummer</w:t>
      </w:r>
      <w:r w:rsidR="001824BF">
        <w:t xml:space="preserve">, </w:t>
      </w:r>
      <w:proofErr w:type="spellStart"/>
      <w:r w:rsidR="001824BF">
        <w:t>sa</w:t>
      </w:r>
      <w:proofErr w:type="spellEnd"/>
      <w:r w:rsidR="001824BF">
        <w:t xml:space="preserve"> and </w:t>
      </w:r>
      <w:proofErr w:type="spellStart"/>
      <w:r w:rsidR="001824BF">
        <w:t>consense</w:t>
      </w:r>
      <w:proofErr w:type="spellEnd"/>
      <w:r w:rsidR="001824BF" w:rsidRPr="000809C4">
        <w:t xml:space="preserve">.  You do not have to deal with </w:t>
      </w:r>
      <w:r w:rsidR="001824BF">
        <w:t>most</w:t>
      </w:r>
      <w:r w:rsidR="001824BF" w:rsidRPr="000809C4">
        <w:t xml:space="preserve"> of those files directly, they are called by </w:t>
      </w:r>
      <w:r w:rsidR="001824BF">
        <w:t>kSNP4</w:t>
      </w:r>
      <w:r w:rsidR="001824BF" w:rsidRPr="000809C4">
        <w:t xml:space="preserve"> scripts.</w:t>
      </w:r>
    </w:p>
    <w:p w14:paraId="1685B7E5" w14:textId="77777777" w:rsidR="001824BF" w:rsidRPr="000809C4" w:rsidRDefault="001824BF" w:rsidP="001824BF"/>
    <w:p w14:paraId="22EC9BFE" w14:textId="4EB717F8" w:rsidR="001824BF" w:rsidRDefault="001824BF" w:rsidP="001824BF">
      <w:r>
        <w:t>kSNP</w:t>
      </w:r>
      <w:r w:rsidR="002B5BB2">
        <w:t>4</w:t>
      </w:r>
      <w:r w:rsidRPr="000809C4">
        <w:t xml:space="preserve"> should be installed into the /usr/local </w:t>
      </w:r>
      <w:r>
        <w:t>directory</w:t>
      </w:r>
      <w:r w:rsidRPr="000809C4">
        <w:t xml:space="preserve">, and once installed the </w:t>
      </w:r>
      <w:r>
        <w:t>kSNP</w:t>
      </w:r>
      <w:r w:rsidR="002B5BB2">
        <w:t>4pkg</w:t>
      </w:r>
      <w:r w:rsidRPr="000809C4">
        <w:t xml:space="preserve"> </w:t>
      </w:r>
      <w:r>
        <w:t>directory</w:t>
      </w:r>
      <w:r w:rsidRPr="000809C4">
        <w:t xml:space="preserve"> should not be moved afterwards.</w:t>
      </w:r>
    </w:p>
    <w:p w14:paraId="6A2923E8" w14:textId="77777777" w:rsidR="001824BF" w:rsidRDefault="001824BF" w:rsidP="001824BF"/>
    <w:p w14:paraId="475363CE" w14:textId="77777777" w:rsidR="001824BF" w:rsidRDefault="001824BF" w:rsidP="001824BF">
      <w:r>
        <w:t>The /usr/local directory is protected so you need to make some extra effort to get access to it and to add things to it.</w:t>
      </w:r>
    </w:p>
    <w:p w14:paraId="6528BE95" w14:textId="0689F250" w:rsidR="001824BF" w:rsidRDefault="001824BF" w:rsidP="001824BF">
      <w:r>
        <w:rPr>
          <w:b/>
        </w:rPr>
        <w:t>Mac OS X:</w:t>
      </w:r>
      <w:r>
        <w:t xml:space="preserve"> in the Finder, from the Go menu choose Go to directory… and in the resulting dialog box enter </w:t>
      </w:r>
      <w:r>
        <w:rPr>
          <w:rFonts w:ascii="Courier" w:hAnsi="Courier"/>
        </w:rPr>
        <w:t>/usr/local</w:t>
      </w:r>
      <w:r>
        <w:t>. The local directory will open.  Drag the kSNP</w:t>
      </w:r>
      <w:r w:rsidR="002B5BB2">
        <w:t>4pkg</w:t>
      </w:r>
      <w:r>
        <w:t xml:space="preserve"> directory from the </w:t>
      </w:r>
      <w:r w:rsidRPr="00FF66BE">
        <w:t>kSNP</w:t>
      </w:r>
      <w:r w:rsidR="002B5BB2" w:rsidRPr="00FF66BE">
        <w:t>4</w:t>
      </w:r>
      <w:r w:rsidRPr="00FF66BE">
        <w:t>_Mac_package</w:t>
      </w:r>
      <w:r>
        <w:t xml:space="preserve"> directory into the usr/local directory.  You may be notified that kSNP</w:t>
      </w:r>
      <w:r w:rsidR="002B5BB2">
        <w:t>4pkg</w:t>
      </w:r>
      <w:r>
        <w:t xml:space="preserve"> can't be moved because local can't be modified.  Don't worry.  Just click the </w:t>
      </w:r>
      <w:r>
        <w:rPr>
          <w:b/>
        </w:rPr>
        <w:t>Authenticate</w:t>
      </w:r>
      <w:r>
        <w:t xml:space="preserve"> button and enter the Administrator's password.  (If you aren't an administrator find the person who is and get them to authenticate for you).</w:t>
      </w:r>
    </w:p>
    <w:p w14:paraId="672457C8" w14:textId="77777777" w:rsidR="001824BF" w:rsidRDefault="001824BF" w:rsidP="001824BF">
      <w:pPr>
        <w:rPr>
          <w:b/>
        </w:rPr>
      </w:pPr>
    </w:p>
    <w:p w14:paraId="784884F2" w14:textId="4AB417FB" w:rsidR="001824BF" w:rsidRDefault="001824BF" w:rsidP="001824BF">
      <w:r>
        <w:rPr>
          <w:b/>
        </w:rPr>
        <w:t>Linux:</w:t>
      </w:r>
      <w:r w:rsidR="006D0359">
        <w:rPr>
          <w:bCs/>
        </w:rPr>
        <w:t xml:space="preserve"> In Terminal </w:t>
      </w:r>
      <w:r>
        <w:t>navigate to the kSNP</w:t>
      </w:r>
      <w:r w:rsidR="002B5BB2">
        <w:t>4</w:t>
      </w:r>
      <w:r>
        <w:t>_Linux_package directory  that contains the kSNP</w:t>
      </w:r>
      <w:r w:rsidR="002B5BB2">
        <w:t>4pkg</w:t>
      </w:r>
      <w:r>
        <w:t xml:space="preserve"> directory then enter </w:t>
      </w:r>
      <w:proofErr w:type="spellStart"/>
      <w:r>
        <w:rPr>
          <w:rFonts w:ascii="Courier" w:hAnsi="Courier"/>
        </w:rPr>
        <w:t>sudo</w:t>
      </w:r>
      <w:proofErr w:type="spellEnd"/>
      <w:r>
        <w:rPr>
          <w:rFonts w:ascii="Courier" w:hAnsi="Courier"/>
        </w:rPr>
        <w:t xml:space="preserve"> </w:t>
      </w:r>
      <w:proofErr w:type="spellStart"/>
      <w:r w:rsidR="002B5BB2">
        <w:rPr>
          <w:rFonts w:ascii="Courier" w:hAnsi="Courier"/>
        </w:rPr>
        <w:t>cp</w:t>
      </w:r>
      <w:proofErr w:type="spellEnd"/>
      <w:r>
        <w:rPr>
          <w:rFonts w:ascii="Courier" w:hAnsi="Courier"/>
        </w:rPr>
        <w:t xml:space="preserve"> kSNP</w:t>
      </w:r>
      <w:r w:rsidR="006D0359">
        <w:rPr>
          <w:rFonts w:ascii="Courier" w:hAnsi="Courier"/>
        </w:rPr>
        <w:t>4pkg</w:t>
      </w:r>
      <w:r>
        <w:rPr>
          <w:rFonts w:ascii="Courier" w:hAnsi="Courier"/>
        </w:rPr>
        <w:t xml:space="preserve"> /usr/local</w:t>
      </w:r>
      <w:r>
        <w:t xml:space="preserve">.  You </w:t>
      </w:r>
      <w:r w:rsidR="002B5BB2">
        <w:t>will</w:t>
      </w:r>
      <w:r>
        <w:t xml:space="preserve"> be asked for a password</w:t>
      </w:r>
      <w:r w:rsidR="00502F95">
        <w:t>.</w:t>
      </w:r>
      <w:r>
        <w:t xml:space="preserve"> </w:t>
      </w:r>
      <w:r w:rsidR="00502F95">
        <w:t>E</w:t>
      </w:r>
      <w:r>
        <w:t xml:space="preserve">nter </w:t>
      </w:r>
      <w:r w:rsidR="002B5BB2">
        <w:t>the Administrator's password</w:t>
      </w:r>
      <w:r>
        <w:t>.</w:t>
      </w:r>
      <w:r w:rsidR="002B5BB2">
        <w:t xml:space="preserve"> (If you aren't an administrator find the person who is and get them to authenticate for you).</w:t>
      </w:r>
    </w:p>
    <w:p w14:paraId="28FF8082" w14:textId="560529FA" w:rsidR="006D0359" w:rsidRPr="006D0359" w:rsidRDefault="006D0359" w:rsidP="001824BF">
      <w:pPr>
        <w:rPr>
          <w:rFonts w:cs="Times New Roman"/>
        </w:rPr>
      </w:pPr>
      <w:r>
        <w:t xml:space="preserve">To check that the package was actually copied to /usr/local enter </w:t>
      </w:r>
      <w:r w:rsidRPr="006D0359">
        <w:rPr>
          <w:rFonts w:ascii="Courier" w:hAnsi="Courier"/>
        </w:rPr>
        <w:t>cd /usr/local</w:t>
      </w:r>
      <w:r>
        <w:rPr>
          <w:rFonts w:cs="Times New Roman"/>
        </w:rPr>
        <w:t>, the</w:t>
      </w:r>
      <w:r w:rsidR="007E3790">
        <w:rPr>
          <w:rFonts w:cs="Times New Roman"/>
        </w:rPr>
        <w:t>n</w:t>
      </w:r>
      <w:r>
        <w:rPr>
          <w:rFonts w:cs="Times New Roman"/>
        </w:rPr>
        <w:t xml:space="preserve"> enter </w:t>
      </w:r>
      <w:r>
        <w:rPr>
          <w:rFonts w:ascii="Courier" w:hAnsi="Courier" w:cs="Times New Roman"/>
        </w:rPr>
        <w:t>ls</w:t>
      </w:r>
      <w:r>
        <w:rPr>
          <w:rFonts w:cs="Times New Roman"/>
        </w:rPr>
        <w:t xml:space="preserve"> to list the contents of /usr/local.  You should see kSNP4pkg listed.  If you do not, try again or get help from your computer's Administrator.</w:t>
      </w:r>
    </w:p>
    <w:p w14:paraId="0120866C" w14:textId="77777777" w:rsidR="001824BF" w:rsidRDefault="001824BF" w:rsidP="001824BF"/>
    <w:p w14:paraId="57D188C4" w14:textId="2C9D65C0" w:rsidR="001824BF" w:rsidRPr="006D0359" w:rsidRDefault="001824BF" w:rsidP="006D0359">
      <w:pPr>
        <w:pStyle w:val="Heading3"/>
      </w:pPr>
      <w:bookmarkStart w:id="2" w:name="_Toc112704891"/>
      <w:r w:rsidRPr="006D0359">
        <w:t>Set the PATH variable</w:t>
      </w:r>
      <w:bookmarkEnd w:id="2"/>
    </w:p>
    <w:p w14:paraId="1C78B580" w14:textId="0F5CA16C" w:rsidR="001824BF" w:rsidRDefault="001824BF" w:rsidP="001824BF">
      <w:pPr>
        <w:rPr>
          <w:rFonts w:ascii="Courier" w:hAnsi="Courier"/>
        </w:rPr>
      </w:pPr>
      <w:r>
        <w:t>The operating system needs to know exactly where all the programs in kSNP</w:t>
      </w:r>
      <w:r w:rsidR="006D0359">
        <w:t>4pkg</w:t>
      </w:r>
      <w:r>
        <w:t xml:space="preserve"> are located when it calls them to action.  To do that you must set the PATH environmental variable.  A path is just a description of the nesting of directories starting with the root.  Directory names are separated by /. The path </w:t>
      </w:r>
      <w:r>
        <w:rPr>
          <w:rFonts w:ascii="Courier" w:hAnsi="Courier"/>
        </w:rPr>
        <w:t>/usr/local</w:t>
      </w:r>
      <w:r>
        <w:t xml:space="preserve"> means the local directory that is in the usr directory that is at the root.  The PATH variable usually includes </w:t>
      </w:r>
      <w:r>
        <w:lastRenderedPageBreak/>
        <w:t xml:space="preserve">paths to several default directories where </w:t>
      </w:r>
      <w:proofErr w:type="spellStart"/>
      <w:r>
        <w:t>unix</w:t>
      </w:r>
      <w:proofErr w:type="spellEnd"/>
      <w:r>
        <w:t xml:space="preserve"> programs may be located, and you can add paths to other directories where you have installed other </w:t>
      </w:r>
      <w:proofErr w:type="spellStart"/>
      <w:r>
        <w:t>unix</w:t>
      </w:r>
      <w:proofErr w:type="spellEnd"/>
      <w:r>
        <w:t xml:space="preserve"> programs.  To see the paths that are currently available, enter </w:t>
      </w:r>
      <w:r>
        <w:rPr>
          <w:rFonts w:ascii="Courier" w:hAnsi="Courier"/>
        </w:rPr>
        <w:t>echo $PATH.</w:t>
      </w:r>
    </w:p>
    <w:p w14:paraId="5DD7BCD3" w14:textId="77777777" w:rsidR="001824BF" w:rsidRDefault="001824BF" w:rsidP="001824BF">
      <w:r>
        <w:tab/>
        <w:t>If the path variable has never been modified you will see something like this (there may be other paths as well):</w:t>
      </w:r>
    </w:p>
    <w:p w14:paraId="3873D5E0" w14:textId="77777777" w:rsidR="001824BF" w:rsidRPr="00EE4C66" w:rsidRDefault="001824BF" w:rsidP="001824BF">
      <w:pPr>
        <w:rPr>
          <w:rFonts w:ascii="Courier" w:hAnsi="Courier"/>
          <w:lang w:val="de-DE"/>
        </w:rPr>
      </w:pPr>
      <w:r w:rsidRPr="00EE4C66">
        <w:rPr>
          <w:rFonts w:ascii="Courier" w:hAnsi="Courier"/>
          <w:lang w:val="de-DE"/>
        </w:rPr>
        <w:t>/usr/bin:/bin:/usr/</w:t>
      </w:r>
      <w:proofErr w:type="spellStart"/>
      <w:r w:rsidRPr="00EE4C66">
        <w:rPr>
          <w:rFonts w:ascii="Courier" w:hAnsi="Courier"/>
          <w:lang w:val="de-DE"/>
        </w:rPr>
        <w:t>sbin</w:t>
      </w:r>
      <w:proofErr w:type="spellEnd"/>
      <w:r w:rsidRPr="00EE4C66">
        <w:rPr>
          <w:rFonts w:ascii="Courier" w:hAnsi="Courier"/>
          <w:lang w:val="de-DE"/>
        </w:rPr>
        <w:t>:/</w:t>
      </w:r>
      <w:proofErr w:type="spellStart"/>
      <w:r w:rsidRPr="00EE4C66">
        <w:rPr>
          <w:rFonts w:ascii="Courier" w:hAnsi="Courier"/>
          <w:lang w:val="de-DE"/>
        </w:rPr>
        <w:t>sbin</w:t>
      </w:r>
      <w:proofErr w:type="spellEnd"/>
      <w:r w:rsidRPr="00EE4C66">
        <w:rPr>
          <w:rFonts w:ascii="Courier" w:hAnsi="Courier"/>
          <w:lang w:val="de-DE"/>
        </w:rPr>
        <w:t>:/usr/</w:t>
      </w:r>
      <w:proofErr w:type="spellStart"/>
      <w:r w:rsidRPr="00EE4C66">
        <w:rPr>
          <w:rFonts w:ascii="Courier" w:hAnsi="Courier"/>
          <w:lang w:val="de-DE"/>
        </w:rPr>
        <w:t>local</w:t>
      </w:r>
      <w:proofErr w:type="spellEnd"/>
      <w:r w:rsidRPr="00EE4C66">
        <w:rPr>
          <w:rFonts w:ascii="Courier" w:hAnsi="Courier"/>
          <w:lang w:val="de-DE"/>
        </w:rPr>
        <w:t>/bin</w:t>
      </w:r>
    </w:p>
    <w:p w14:paraId="4EE0C971" w14:textId="77777777" w:rsidR="001824BF" w:rsidRPr="00EE4C66" w:rsidRDefault="001824BF" w:rsidP="001824BF">
      <w:pPr>
        <w:rPr>
          <w:lang w:val="de-DE"/>
        </w:rPr>
      </w:pPr>
    </w:p>
    <w:p w14:paraId="75D4AD2F" w14:textId="2DC9DDAF" w:rsidR="008633A7" w:rsidRDefault="001824BF" w:rsidP="001824BF">
      <w:r w:rsidRPr="00EE4C66">
        <w:rPr>
          <w:lang w:val="de-DE"/>
        </w:rPr>
        <w:tab/>
      </w:r>
      <w:r>
        <w:t>To add paths you must modify a file that holds environmental variables.  Under the bash shell that file is called .</w:t>
      </w:r>
      <w:proofErr w:type="spellStart"/>
      <w:r>
        <w:t>bash_profile</w:t>
      </w:r>
      <w:proofErr w:type="spellEnd"/>
      <w:r w:rsidR="007E3790">
        <w:t xml:space="preserve"> and it is found in your home directory</w:t>
      </w:r>
      <w:r>
        <w:t xml:space="preserve">. </w:t>
      </w:r>
      <w:r w:rsidR="00AB1A0E">
        <w:t xml:space="preserve"> Under the </w:t>
      </w:r>
      <w:proofErr w:type="spellStart"/>
      <w:r w:rsidR="00AB1A0E">
        <w:t>zsh</w:t>
      </w:r>
      <w:proofErr w:type="spellEnd"/>
      <w:r w:rsidR="00AB1A0E">
        <w:t xml:space="preserve"> shell (the default shell in some recent versions of both Mac O</w:t>
      </w:r>
      <w:r w:rsidR="00FF66BE">
        <w:t>S</w:t>
      </w:r>
      <w:r w:rsidR="00AB1A0E">
        <w:t xml:space="preserve"> and Linux operating systems)</w:t>
      </w:r>
      <w:r w:rsidR="008633A7">
        <w:t xml:space="preserve"> the file that holds environmental variable is called .</w:t>
      </w:r>
      <w:proofErr w:type="spellStart"/>
      <w:r w:rsidR="008633A7">
        <w:t>zshrc</w:t>
      </w:r>
      <w:proofErr w:type="spellEnd"/>
      <w:r>
        <w:t xml:space="preserve"> In both cases the file is invisible because its name begins with a dot. </w:t>
      </w:r>
    </w:p>
    <w:p w14:paraId="209CD071" w14:textId="7860514E" w:rsidR="001824BF" w:rsidRPr="00325CA8" w:rsidRDefault="001824BF" w:rsidP="008633A7">
      <w:pPr>
        <w:ind w:firstLine="720"/>
      </w:pPr>
      <w:r>
        <w:t xml:space="preserve">In </w:t>
      </w:r>
      <w:r>
        <w:rPr>
          <w:b/>
        </w:rPr>
        <w:t>Linux</w:t>
      </w:r>
      <w:r w:rsidR="008633A7">
        <w:t xml:space="preserve"> type control-H, or</w:t>
      </w:r>
      <w:r>
        <w:t xml:space="preserve"> in your home directory under the </w:t>
      </w:r>
      <w:r>
        <w:rPr>
          <w:b/>
        </w:rPr>
        <w:t>View</w:t>
      </w:r>
      <w:r>
        <w:t xml:space="preserve"> menu choose </w:t>
      </w:r>
      <w:r>
        <w:rPr>
          <w:b/>
        </w:rPr>
        <w:t>Show hidden files</w:t>
      </w:r>
      <w:r>
        <w:t xml:space="preserve">.  In </w:t>
      </w:r>
      <w:r>
        <w:rPr>
          <w:b/>
        </w:rPr>
        <w:t>Mac OS X</w:t>
      </w:r>
      <w:r w:rsidR="008633A7">
        <w:t xml:space="preserve"> type Command-shift-period</w:t>
      </w:r>
      <w:r>
        <w:rPr>
          <w:rFonts w:cs="Courier"/>
          <w:szCs w:val="20"/>
        </w:rPr>
        <w:t xml:space="preserve">.  You should now see the hidden files.  If you do not see a </w:t>
      </w:r>
      <w:r>
        <w:t>.</w:t>
      </w:r>
      <w:proofErr w:type="spellStart"/>
      <w:r>
        <w:t>bash_profile</w:t>
      </w:r>
      <w:proofErr w:type="spellEnd"/>
      <w:r>
        <w:t xml:space="preserve"> or a .</w:t>
      </w:r>
      <w:proofErr w:type="spellStart"/>
      <w:r w:rsidR="008633A7">
        <w:t>zshrc</w:t>
      </w:r>
      <w:proofErr w:type="spellEnd"/>
      <w:r>
        <w:t xml:space="preserve"> file don't worry.  Just create the file in a text editor (see Appendix I for suggested text editors).  Don't forget the leading dot in the file name.</w:t>
      </w:r>
    </w:p>
    <w:p w14:paraId="3AF5311B" w14:textId="15A5806D" w:rsidR="001824BF" w:rsidRDefault="001824BF" w:rsidP="001824BF">
      <w:r>
        <w:tab/>
        <w:t>The instructions below assume that you installed kSNP</w:t>
      </w:r>
      <w:r w:rsidR="008633A7">
        <w:t>4pkg</w:t>
      </w:r>
      <w:r>
        <w:t xml:space="preserve"> into usr/local.  If you installed kSN</w:t>
      </w:r>
      <w:r w:rsidR="00FF66BE">
        <w:t>P4pkg</w:t>
      </w:r>
      <w:r>
        <w:t xml:space="preserve"> elsewhere add the path to the installed location instead.  </w:t>
      </w:r>
    </w:p>
    <w:p w14:paraId="6B69992B" w14:textId="77777777" w:rsidR="001824BF" w:rsidRDefault="001824BF" w:rsidP="001824BF"/>
    <w:p w14:paraId="4D2607F2" w14:textId="6AEC8B19" w:rsidR="001824BF" w:rsidRDefault="001824BF" w:rsidP="00FF66BE">
      <w:pPr>
        <w:ind w:firstLine="720"/>
      </w:pPr>
      <w:r>
        <w:t>If the .</w:t>
      </w:r>
      <w:proofErr w:type="spellStart"/>
      <w:r>
        <w:t>bash_profile</w:t>
      </w:r>
      <w:proofErr w:type="spellEnd"/>
      <w:r w:rsidR="00FF66BE">
        <w:t xml:space="preserve"> or .</w:t>
      </w:r>
      <w:proofErr w:type="spellStart"/>
      <w:r w:rsidR="00FF66BE">
        <w:t>zshrc</w:t>
      </w:r>
      <w:proofErr w:type="spellEnd"/>
      <w:r>
        <w:t xml:space="preserve"> file does not exist, make a new text file named </w:t>
      </w:r>
      <w:r w:rsidRPr="008A26EE">
        <w:t>.</w:t>
      </w:r>
      <w:proofErr w:type="spellStart"/>
      <w:r w:rsidRPr="008A26EE">
        <w:t>bash_profile</w:t>
      </w:r>
      <w:proofErr w:type="spellEnd"/>
      <w:r w:rsidR="00FF66BE">
        <w:t xml:space="preserve"> or .</w:t>
      </w:r>
      <w:proofErr w:type="spellStart"/>
      <w:r w:rsidR="00FF66BE">
        <w:t>zshrc</w:t>
      </w:r>
      <w:proofErr w:type="spellEnd"/>
      <w:r>
        <w:t xml:space="preserve"> </w:t>
      </w:r>
      <w:r w:rsidR="00FF66BE">
        <w:t xml:space="preserve">in your home directory </w:t>
      </w:r>
      <w:r>
        <w:t xml:space="preserve">(don't forget the leading dot!), then enter the following line </w:t>
      </w:r>
      <w:r>
        <w:rPr>
          <w:i/>
        </w:rPr>
        <w:t>exactly as given here; i.e. no spaces around the = sign</w:t>
      </w:r>
    </w:p>
    <w:p w14:paraId="470BBC89" w14:textId="14075F75" w:rsidR="001824BF" w:rsidRDefault="001824BF" w:rsidP="001824BF">
      <w:pPr>
        <w:pStyle w:val="PlainText"/>
        <w:tabs>
          <w:tab w:val="left" w:pos="450"/>
        </w:tabs>
      </w:pPr>
      <w:r w:rsidRPr="00284EAD">
        <w:rPr>
          <w:rFonts w:ascii="Courier" w:hAnsi="Courier"/>
        </w:rPr>
        <w:t>export PATH="</w:t>
      </w:r>
      <w:r w:rsidRPr="003A3E0C">
        <w:rPr>
          <w:rFonts w:ascii="Courier" w:hAnsi="Courier"/>
        </w:rPr>
        <w:t>/</w:t>
      </w:r>
      <w:r>
        <w:rPr>
          <w:rFonts w:ascii="Courier" w:hAnsi="Courier"/>
        </w:rPr>
        <w:t>usr</w:t>
      </w:r>
      <w:r w:rsidRPr="003A3E0C">
        <w:rPr>
          <w:rFonts w:ascii="Courier" w:hAnsi="Courier"/>
        </w:rPr>
        <w:t>/</w:t>
      </w:r>
      <w:r>
        <w:rPr>
          <w:rFonts w:ascii="Courier" w:hAnsi="Courier"/>
        </w:rPr>
        <w:t>local/kSNP</w:t>
      </w:r>
      <w:r w:rsidR="00AB1A0E">
        <w:rPr>
          <w:rFonts w:ascii="Courier" w:hAnsi="Courier"/>
        </w:rPr>
        <w:t>4pkg</w:t>
      </w:r>
      <w:r w:rsidRPr="00284EAD">
        <w:rPr>
          <w:rFonts w:ascii="Courier" w:hAnsi="Courier"/>
        </w:rPr>
        <w:t>:$PATH"</w:t>
      </w:r>
    </w:p>
    <w:p w14:paraId="1CA8B86F" w14:textId="5AC6EF1C" w:rsidR="001824BF" w:rsidRDefault="001824BF" w:rsidP="00FF66BE">
      <w:pPr>
        <w:pStyle w:val="PlainText"/>
        <w:tabs>
          <w:tab w:val="left" w:pos="450"/>
        </w:tabs>
      </w:pPr>
      <w:r>
        <w:tab/>
        <w:t>If the .</w:t>
      </w:r>
      <w:proofErr w:type="spellStart"/>
      <w:r>
        <w:t>bash_profile</w:t>
      </w:r>
      <w:proofErr w:type="spellEnd"/>
      <w:r w:rsidR="00FF66BE">
        <w:t xml:space="preserve"> or .</w:t>
      </w:r>
      <w:proofErr w:type="spellStart"/>
      <w:r w:rsidR="00FF66BE">
        <w:t>zshrc</w:t>
      </w:r>
      <w:proofErr w:type="spellEnd"/>
      <w:r>
        <w:t xml:space="preserve"> file already exists </w:t>
      </w:r>
      <w:r w:rsidR="00FF66BE">
        <w:t>just add that line to it.</w:t>
      </w:r>
    </w:p>
    <w:p w14:paraId="0FB83080" w14:textId="77777777" w:rsidR="001824BF" w:rsidRDefault="001824BF" w:rsidP="001824BF">
      <w:pPr>
        <w:pStyle w:val="PlainText"/>
        <w:tabs>
          <w:tab w:val="left" w:pos="450"/>
        </w:tabs>
      </w:pPr>
    </w:p>
    <w:p w14:paraId="2050BCBA" w14:textId="17051775" w:rsidR="001824BF" w:rsidRDefault="001824BF" w:rsidP="001824BF">
      <w:r>
        <w:t>In both cases save the file</w:t>
      </w:r>
      <w:r w:rsidR="007E3790">
        <w:t xml:space="preserve"> in your home directory</w:t>
      </w:r>
      <w:r>
        <w:t>, then close the Terminal window.  A Terminal window only becomes aware of the available paths when it is first opened.</w:t>
      </w:r>
    </w:p>
    <w:p w14:paraId="370C6D06" w14:textId="784F80E5" w:rsidR="005420BC" w:rsidRDefault="005420BC" w:rsidP="001824BF"/>
    <w:p w14:paraId="1D10CAA7" w14:textId="41BD5D12" w:rsidR="005420BC" w:rsidRDefault="005420BC" w:rsidP="005420BC">
      <w:pPr>
        <w:pStyle w:val="Heading1"/>
      </w:pPr>
      <w:bookmarkStart w:id="3" w:name="_Toc112704892"/>
      <w:r>
        <w:t>III.</w:t>
      </w:r>
      <w:r>
        <w:tab/>
        <w:t>Obtaining the genome sequence files</w:t>
      </w:r>
      <w:bookmarkEnd w:id="3"/>
    </w:p>
    <w:p w14:paraId="21434984" w14:textId="2CE002F7" w:rsidR="005420BC" w:rsidRDefault="005420BC" w:rsidP="005420BC">
      <w:r>
        <w:t xml:space="preserve">kSNP4 works on genomes sequence files in the fasta format.  Those files must be stored on your hard drive in directories. It is important to put the files into appropriate directories and not to move them after making the input file for kSNP4 (more about that in the next section).  I organize my genome sequence files in a directory named Genomes, within which is a directory named Bacteria and </w:t>
      </w:r>
      <w:r w:rsidR="00502F95">
        <w:t>an</w:t>
      </w:r>
      <w:r>
        <w:t>other directory named Viruses.  Within e</w:t>
      </w:r>
      <w:r w:rsidR="00502F95">
        <w:t>a</w:t>
      </w:r>
      <w:r>
        <w:t xml:space="preserve">ch of those directories I have a directory for each species; e.g. E. coli, Salmonella, etc.  You can use any organization that you wish, but it is a good idea to be </w:t>
      </w:r>
      <w:r w:rsidR="00502F95">
        <w:t>consistent</w:t>
      </w:r>
      <w:r>
        <w:t>.</w:t>
      </w:r>
    </w:p>
    <w:p w14:paraId="417AEB78" w14:textId="3996BB68" w:rsidR="005420BC" w:rsidRDefault="005420BC" w:rsidP="005420BC"/>
    <w:p w14:paraId="24150424" w14:textId="77777777" w:rsidR="00D242E5" w:rsidRDefault="00D242E5" w:rsidP="00D242E5">
      <w:pPr>
        <w:pStyle w:val="Heading3"/>
        <w:pBdr>
          <w:top w:val="single" w:sz="4" w:space="1" w:color="auto"/>
          <w:left w:val="single" w:sz="4" w:space="1" w:color="auto"/>
          <w:bottom w:val="single" w:sz="4" w:space="1" w:color="auto"/>
          <w:right w:val="single" w:sz="4" w:space="1" w:color="auto"/>
        </w:pBdr>
      </w:pPr>
      <w:bookmarkStart w:id="4" w:name="_Toc112704893"/>
      <w:r>
        <w:t>Organizing your genome files</w:t>
      </w:r>
      <w:bookmarkEnd w:id="4"/>
    </w:p>
    <w:p w14:paraId="554C99D1" w14:textId="77777777" w:rsidR="00D242E5" w:rsidRDefault="00D242E5" w:rsidP="00D242E5">
      <w:pPr>
        <w:pBdr>
          <w:top w:val="single" w:sz="4" w:space="1" w:color="auto"/>
          <w:left w:val="single" w:sz="4" w:space="1" w:color="auto"/>
          <w:bottom w:val="single" w:sz="4" w:space="1" w:color="auto"/>
          <w:right w:val="single" w:sz="4" w:space="1" w:color="auto"/>
        </w:pBdr>
      </w:pPr>
      <w:r>
        <w:t xml:space="preserve">We suggest collecting all of the .fasta files into a single directory that is named for the species and </w:t>
      </w:r>
      <w:r>
        <w:rPr>
          <w:i/>
        </w:rPr>
        <w:t>putting that directory somewhere from which it will never be moved</w:t>
      </w:r>
      <w:r>
        <w:t>.  The best strategy might be to have a directory named, for instance, "Genomes"  Within that you might have a directory named "</w:t>
      </w:r>
      <w:proofErr w:type="spellStart"/>
      <w:r>
        <w:t>E_coli</w:t>
      </w:r>
      <w:proofErr w:type="spellEnd"/>
      <w:r>
        <w:t>", another named "</w:t>
      </w:r>
      <w:proofErr w:type="spellStart"/>
      <w:r>
        <w:t>S_aureus</w:t>
      </w:r>
      <w:proofErr w:type="spellEnd"/>
      <w:r>
        <w:t>", etc.  If you wanted to keep annotated genomes separate from unannotated genomes, within each species directory you could have directories "Annotated" and "Unannotated".</w:t>
      </w:r>
    </w:p>
    <w:p w14:paraId="76B5BE5D" w14:textId="77777777" w:rsidR="00D242E5" w:rsidRDefault="00D242E5" w:rsidP="00D242E5">
      <w:pPr>
        <w:pBdr>
          <w:top w:val="single" w:sz="4" w:space="1" w:color="auto"/>
          <w:left w:val="single" w:sz="4" w:space="1" w:color="auto"/>
          <w:bottom w:val="single" w:sz="4" w:space="1" w:color="auto"/>
          <w:right w:val="single" w:sz="4" w:space="1" w:color="auto"/>
        </w:pBdr>
      </w:pPr>
    </w:p>
    <w:p w14:paraId="3554F504" w14:textId="6A462721" w:rsidR="00D242E5" w:rsidRDefault="00D242E5" w:rsidP="00D242E5">
      <w:pPr>
        <w:pBdr>
          <w:top w:val="single" w:sz="4" w:space="1" w:color="auto"/>
          <w:left w:val="single" w:sz="4" w:space="1" w:color="auto"/>
          <w:bottom w:val="single" w:sz="4" w:space="1" w:color="auto"/>
          <w:right w:val="single" w:sz="4" w:space="1" w:color="auto"/>
        </w:pBdr>
      </w:pPr>
      <w:r>
        <w:t xml:space="preserve">Not only must you never move the individual directories or the "Genomes" directory </w:t>
      </w:r>
      <w:r>
        <w:rPr>
          <w:i/>
        </w:rPr>
        <w:t>you must never move any of the directories that enclose those directories!!</w:t>
      </w:r>
      <w:r>
        <w:t xml:space="preserve">  If you move a directory or an enclosing directory then the paths in any</w:t>
      </w:r>
      <w:r w:rsidR="002C7EE7">
        <w:t xml:space="preserve"> existing</w:t>
      </w:r>
      <w:r>
        <w:t xml:space="preserve"> kSNP4 input file will be wrong and kSNP4 won't be able to find the genome files - nothing will work.  You would have to reconstruct every affected input file.  </w:t>
      </w:r>
    </w:p>
    <w:p w14:paraId="17485E6A" w14:textId="77777777" w:rsidR="00D242E5" w:rsidRDefault="00D242E5" w:rsidP="00D242E5">
      <w:pPr>
        <w:pBdr>
          <w:top w:val="single" w:sz="4" w:space="1" w:color="auto"/>
          <w:left w:val="single" w:sz="4" w:space="1" w:color="auto"/>
          <w:bottom w:val="single" w:sz="4" w:space="1" w:color="auto"/>
          <w:right w:val="single" w:sz="4" w:space="1" w:color="auto"/>
        </w:pBdr>
      </w:pPr>
    </w:p>
    <w:p w14:paraId="4E5AD8AE" w14:textId="77777777" w:rsidR="00D242E5" w:rsidRPr="00A135CA" w:rsidRDefault="00D242E5" w:rsidP="00D242E5">
      <w:pPr>
        <w:pBdr>
          <w:top w:val="single" w:sz="4" w:space="1" w:color="auto"/>
          <w:left w:val="single" w:sz="4" w:space="1" w:color="auto"/>
          <w:bottom w:val="single" w:sz="4" w:space="1" w:color="auto"/>
          <w:right w:val="single" w:sz="4" w:space="1" w:color="auto"/>
        </w:pBdr>
      </w:pPr>
      <w:r>
        <w:lastRenderedPageBreak/>
        <w:t xml:space="preserve">The solution is to put the Genomes directory into your home directory and to leave it alone.  Do </w:t>
      </w:r>
      <w:r>
        <w:rPr>
          <w:b/>
          <w:i/>
        </w:rPr>
        <w:t>not</w:t>
      </w:r>
      <w:r>
        <w:t xml:space="preserve"> put your Genomes directory onto another Volume, such as an external hard drive.  kSNP3 won't be able to find the files.</w:t>
      </w:r>
    </w:p>
    <w:p w14:paraId="66A0510E" w14:textId="77777777" w:rsidR="00D242E5" w:rsidRDefault="00D242E5" w:rsidP="005420BC"/>
    <w:p w14:paraId="0F13A291" w14:textId="085F4254" w:rsidR="00DC61EE" w:rsidRDefault="00DC61EE" w:rsidP="005420BC">
      <w:r>
        <w:t>A common application of kSNP4 is to compare a set of genome sequences that one has made from a collection of isolates of interest with known genome sequences that are in NCBI databases.  Often that comparison involves making a phylogeny that includes both NCBI's genomes and the lab genomes.</w:t>
      </w:r>
    </w:p>
    <w:p w14:paraId="49804A0F" w14:textId="77777777" w:rsidR="00DC61EE" w:rsidRDefault="00DC61EE" w:rsidP="005420BC"/>
    <w:p w14:paraId="051BCD15" w14:textId="2B8B862F" w:rsidR="005420BC" w:rsidRDefault="005420BC" w:rsidP="005420BC">
      <w:r>
        <w:t>It can be very tedious to collect all the genome sequence files</w:t>
      </w:r>
      <w:r w:rsidR="00DC61EE">
        <w:t xml:space="preserve"> from NCBI</w:t>
      </w:r>
      <w:r>
        <w:t xml:space="preserve">, so I have created two programs to assist with finding and downloading genome sequence files: </w:t>
      </w:r>
      <w:proofErr w:type="spellStart"/>
      <w:r w:rsidR="00DC61EE">
        <w:rPr>
          <w:b/>
          <w:bCs/>
          <w:i/>
          <w:iCs/>
        </w:rPr>
        <w:t>parseNCBIcsv</w:t>
      </w:r>
      <w:proofErr w:type="spellEnd"/>
      <w:r w:rsidR="00DC61EE">
        <w:rPr>
          <w:b/>
          <w:bCs/>
          <w:i/>
          <w:iCs/>
        </w:rPr>
        <w:t xml:space="preserve"> </w:t>
      </w:r>
      <w:r w:rsidR="00DC61EE" w:rsidRPr="00DC61EE">
        <w:t>and</w:t>
      </w:r>
      <w:r w:rsidR="00DC61EE">
        <w:rPr>
          <w:b/>
          <w:bCs/>
          <w:i/>
          <w:iCs/>
        </w:rPr>
        <w:t xml:space="preserve"> </w:t>
      </w:r>
      <w:proofErr w:type="spellStart"/>
      <w:r w:rsidR="00DC61EE">
        <w:rPr>
          <w:b/>
          <w:bCs/>
          <w:i/>
          <w:iCs/>
        </w:rPr>
        <w:t>getFastaGenomes</w:t>
      </w:r>
      <w:proofErr w:type="spellEnd"/>
      <w:r w:rsidR="00DC61EE">
        <w:t xml:space="preserve">. Their use is detailed in a separate document </w:t>
      </w:r>
      <w:r w:rsidR="00DC61EE" w:rsidRPr="002C7EE7">
        <w:rPr>
          <w:u w:val="single"/>
        </w:rPr>
        <w:t>"Downloading Genomes from NCBI.pdf"</w:t>
      </w:r>
      <w:r w:rsidR="00DC61EE">
        <w:t xml:space="preserve"> that is in the Documents directory of the kSNP4 package that you downloaded. Both the </w:t>
      </w:r>
      <w:proofErr w:type="spellStart"/>
      <w:r w:rsidR="00DC61EE">
        <w:rPr>
          <w:b/>
          <w:bCs/>
          <w:i/>
          <w:iCs/>
        </w:rPr>
        <w:t>parseNCBIcsv</w:t>
      </w:r>
      <w:proofErr w:type="spellEnd"/>
      <w:r w:rsidR="00DC61EE">
        <w:rPr>
          <w:b/>
          <w:bCs/>
          <w:i/>
          <w:iCs/>
        </w:rPr>
        <w:t xml:space="preserve"> </w:t>
      </w:r>
      <w:r w:rsidR="00DC61EE" w:rsidRPr="00DC61EE">
        <w:t>and</w:t>
      </w:r>
      <w:r w:rsidR="00DC61EE">
        <w:rPr>
          <w:b/>
          <w:bCs/>
          <w:i/>
          <w:iCs/>
        </w:rPr>
        <w:t xml:space="preserve"> </w:t>
      </w:r>
      <w:proofErr w:type="spellStart"/>
      <w:r w:rsidR="00DC61EE">
        <w:rPr>
          <w:b/>
          <w:bCs/>
          <w:i/>
          <w:iCs/>
        </w:rPr>
        <w:t>getFastaGenomes</w:t>
      </w:r>
      <w:proofErr w:type="spellEnd"/>
      <w:r w:rsidR="00DC61EE">
        <w:t xml:space="preserve"> executables are in the kSNP4pkg folder that you installed.</w:t>
      </w:r>
    </w:p>
    <w:p w14:paraId="22A77DA3" w14:textId="4D2D12F3" w:rsidR="00D242E5" w:rsidRDefault="00D242E5" w:rsidP="00D242E5">
      <w:pPr>
        <w:pStyle w:val="Heading1"/>
      </w:pPr>
      <w:bookmarkStart w:id="5" w:name="_Toc112704894"/>
      <w:r>
        <w:t>IV.</w:t>
      </w:r>
      <w:r>
        <w:tab/>
        <w:t>Input files</w:t>
      </w:r>
      <w:bookmarkEnd w:id="5"/>
    </w:p>
    <w:p w14:paraId="3624BFD8" w14:textId="2C726AAE" w:rsidR="00D242E5" w:rsidRDefault="00D242E5" w:rsidP="00D242E5">
      <w:r>
        <w:t>All of the programs in the kSNP4 package require input files. Those input files are simple text files.  Word processor files written by Microsoft Word, WordPerfect, etc. will not work.</w:t>
      </w:r>
      <w:r w:rsidR="0043329E">
        <w:t xml:space="preserve"> Input files should be opened in a text editor. </w:t>
      </w:r>
      <w:r w:rsidR="00593E9C">
        <w:t>See Appendix I for suggested text editors</w:t>
      </w:r>
    </w:p>
    <w:p w14:paraId="3AE08BB9" w14:textId="77777777" w:rsidR="00D242E5" w:rsidRDefault="00D242E5" w:rsidP="00D242E5">
      <w:pPr>
        <w:pStyle w:val="Heading3"/>
      </w:pPr>
      <w:bookmarkStart w:id="6" w:name="_Toc112704895"/>
      <w:r>
        <w:t>File names</w:t>
      </w:r>
      <w:bookmarkEnd w:id="6"/>
    </w:p>
    <w:p w14:paraId="535D1245" w14:textId="77777777" w:rsidR="00D242E5" w:rsidRPr="002C7546" w:rsidRDefault="00D242E5" w:rsidP="00D242E5">
      <w:pPr>
        <w:rPr>
          <w:color w:val="FF0000"/>
        </w:rPr>
      </w:pPr>
      <w:r w:rsidRPr="002C7546">
        <w:rPr>
          <w:color w:val="FF0000"/>
        </w:rPr>
        <w:t>It is important that the input files are correctly named.  Depending on your operating system, file names that violate the rules below may cause horrible results - including greatly inflating the number of SNPs, or failing to annotate the SNPs correctly.  kSNP3 may appear to have run properly and unless you have ha</w:t>
      </w:r>
      <w:r>
        <w:rPr>
          <w:color w:val="FF0000"/>
        </w:rPr>
        <w:t>d considerable experience with s</w:t>
      </w:r>
      <w:r w:rsidRPr="002C7546">
        <w:rPr>
          <w:color w:val="FF0000"/>
        </w:rPr>
        <w:t>imilar data sets you may not recognize that errors have occurred.  T</w:t>
      </w:r>
      <w:r>
        <w:rPr>
          <w:color w:val="FF0000"/>
        </w:rPr>
        <w:t>o avoid that situation kSNP3.03 and later versions</w:t>
      </w:r>
      <w:r w:rsidRPr="002C7546">
        <w:rPr>
          <w:color w:val="FF0000"/>
        </w:rPr>
        <w:t xml:space="preserve"> check the input file for file names that violate the rules and abort if any files are incorrectly named.</w:t>
      </w:r>
    </w:p>
    <w:p w14:paraId="3492C7A5" w14:textId="77777777" w:rsidR="00D242E5" w:rsidRDefault="00D242E5" w:rsidP="00D242E5"/>
    <w:p w14:paraId="7E01D1F7" w14:textId="77777777" w:rsidR="00D242E5" w:rsidRDefault="00D242E5" w:rsidP="00D242E5">
      <w:r>
        <w:t xml:space="preserve">A file name consists of two parts: a file ID and an extension.  The extension is separated from the file ID by a dot.  For the file named </w:t>
      </w:r>
      <w:r w:rsidRPr="002C7546">
        <w:rPr>
          <w:b/>
        </w:rPr>
        <w:t>Escherichia_coli_042.fasta</w:t>
      </w:r>
      <w:r>
        <w:t xml:space="preserve">, the file ID is </w:t>
      </w:r>
      <w:r w:rsidRPr="002C7546">
        <w:t>Escherichia_coli_042</w:t>
      </w:r>
      <w:r>
        <w:t xml:space="preserve"> and the extension is fasta.</w:t>
      </w:r>
    </w:p>
    <w:p w14:paraId="26E0E672" w14:textId="77777777" w:rsidR="00D242E5" w:rsidRDefault="00D242E5" w:rsidP="00D242E5"/>
    <w:p w14:paraId="1CF564AE" w14:textId="77777777" w:rsidR="00D242E5" w:rsidRDefault="00D242E5" w:rsidP="00D242E5">
      <w:r>
        <w:t>The rules for naming files are:</w:t>
      </w:r>
    </w:p>
    <w:p w14:paraId="0D2422B5" w14:textId="04AED0BA" w:rsidR="00D242E5" w:rsidRPr="00EE4C66" w:rsidRDefault="00D242E5" w:rsidP="00D242E5">
      <w:pPr>
        <w:pStyle w:val="ListParagraph"/>
        <w:numPr>
          <w:ilvl w:val="0"/>
          <w:numId w:val="10"/>
        </w:numPr>
        <w:rPr>
          <w:lang w:val="it-IT"/>
        </w:rPr>
      </w:pPr>
      <w:r>
        <w:t xml:space="preserve">The file name cannot include more than one dot (.); i.e. only the dot separating the file ID from the extension is allowed.  </w:t>
      </w:r>
      <w:r w:rsidRPr="00EE4C66">
        <w:rPr>
          <w:lang w:val="it-IT"/>
        </w:rPr>
        <w:t xml:space="preserve">Escherichia_coli_042.fasta </w:t>
      </w:r>
      <w:proofErr w:type="spellStart"/>
      <w:r w:rsidRPr="00EE4C66">
        <w:rPr>
          <w:lang w:val="it-IT"/>
        </w:rPr>
        <w:t>is</w:t>
      </w:r>
      <w:proofErr w:type="spellEnd"/>
      <w:r w:rsidRPr="00EE4C66">
        <w:rPr>
          <w:lang w:val="it-IT"/>
        </w:rPr>
        <w:t xml:space="preserve"> </w:t>
      </w:r>
      <w:proofErr w:type="spellStart"/>
      <w:r w:rsidRPr="00EE4C66">
        <w:rPr>
          <w:lang w:val="it-IT"/>
        </w:rPr>
        <w:t>legal</w:t>
      </w:r>
      <w:proofErr w:type="spellEnd"/>
      <w:r w:rsidRPr="00EE4C66">
        <w:rPr>
          <w:lang w:val="it-IT"/>
        </w:rPr>
        <w:t xml:space="preserve">; Escherichia_coli_0.42.fasta </w:t>
      </w:r>
      <w:proofErr w:type="spellStart"/>
      <w:r w:rsidRPr="00EE4C66">
        <w:rPr>
          <w:lang w:val="it-IT"/>
        </w:rPr>
        <w:t>is</w:t>
      </w:r>
      <w:proofErr w:type="spellEnd"/>
      <w:r w:rsidRPr="00EE4C66">
        <w:rPr>
          <w:lang w:val="it-IT"/>
        </w:rPr>
        <w:t xml:space="preserve"> </w:t>
      </w:r>
      <w:proofErr w:type="spellStart"/>
      <w:r w:rsidRPr="00EE4C66">
        <w:rPr>
          <w:lang w:val="it-IT"/>
        </w:rPr>
        <w:t>not</w:t>
      </w:r>
      <w:proofErr w:type="spellEnd"/>
      <w:r w:rsidRPr="00EE4C66">
        <w:rPr>
          <w:lang w:val="it-IT"/>
        </w:rPr>
        <w:t>.</w:t>
      </w:r>
      <w:r w:rsidR="0043329E">
        <w:rPr>
          <w:lang w:val="it-IT"/>
        </w:rPr>
        <w:t xml:space="preserve"> (</w:t>
      </w:r>
      <w:proofErr w:type="spellStart"/>
      <w:r w:rsidR="0043329E">
        <w:rPr>
          <w:lang w:val="it-IT"/>
        </w:rPr>
        <w:t>It</w:t>
      </w:r>
      <w:proofErr w:type="spellEnd"/>
      <w:r w:rsidR="0043329E">
        <w:rPr>
          <w:lang w:val="it-IT"/>
        </w:rPr>
        <w:t xml:space="preserve"> </w:t>
      </w:r>
      <w:proofErr w:type="spellStart"/>
      <w:r w:rsidR="0043329E">
        <w:rPr>
          <w:lang w:val="it-IT"/>
        </w:rPr>
        <w:t>is</w:t>
      </w:r>
      <w:proofErr w:type="spellEnd"/>
      <w:r w:rsidR="0043329E">
        <w:rPr>
          <w:lang w:val="it-IT"/>
        </w:rPr>
        <w:t xml:space="preserve"> </w:t>
      </w:r>
      <w:proofErr w:type="spellStart"/>
      <w:r w:rsidR="0043329E">
        <w:rPr>
          <w:lang w:val="it-IT"/>
        </w:rPr>
        <w:t>probably</w:t>
      </w:r>
      <w:proofErr w:type="spellEnd"/>
      <w:r w:rsidR="0043329E">
        <w:rPr>
          <w:lang w:val="it-IT"/>
        </w:rPr>
        <w:t xml:space="preserve"> </w:t>
      </w:r>
      <w:proofErr w:type="spellStart"/>
      <w:r w:rsidR="0043329E">
        <w:rPr>
          <w:lang w:val="it-IT"/>
        </w:rPr>
        <w:t>leagal</w:t>
      </w:r>
      <w:proofErr w:type="spellEnd"/>
      <w:r w:rsidR="0043329E">
        <w:rPr>
          <w:lang w:val="it-IT"/>
        </w:rPr>
        <w:t xml:space="preserve"> for </w:t>
      </w:r>
      <w:proofErr w:type="spellStart"/>
      <w:r w:rsidR="0043329E">
        <w:rPr>
          <w:lang w:val="it-IT"/>
        </w:rPr>
        <w:t>your</w:t>
      </w:r>
      <w:proofErr w:type="spellEnd"/>
      <w:r w:rsidR="0043329E">
        <w:rPr>
          <w:lang w:val="it-IT"/>
        </w:rPr>
        <w:t xml:space="preserve"> </w:t>
      </w:r>
      <w:proofErr w:type="spellStart"/>
      <w:r w:rsidR="0043329E">
        <w:rPr>
          <w:lang w:val="it-IT"/>
        </w:rPr>
        <w:t>operating</w:t>
      </w:r>
      <w:proofErr w:type="spellEnd"/>
      <w:r w:rsidR="0043329E">
        <w:rPr>
          <w:lang w:val="it-IT"/>
        </w:rPr>
        <w:t xml:space="preserve"> </w:t>
      </w:r>
      <w:proofErr w:type="spellStart"/>
      <w:r w:rsidR="0043329E">
        <w:rPr>
          <w:lang w:val="it-IT"/>
        </w:rPr>
        <w:t>system</w:t>
      </w:r>
      <w:proofErr w:type="spellEnd"/>
      <w:r w:rsidR="0043329E">
        <w:rPr>
          <w:lang w:val="it-IT"/>
        </w:rPr>
        <w:t xml:space="preserve">, </w:t>
      </w:r>
      <w:proofErr w:type="spellStart"/>
      <w:r w:rsidR="0043329E">
        <w:rPr>
          <w:lang w:val="it-IT"/>
        </w:rPr>
        <w:t>but</w:t>
      </w:r>
      <w:proofErr w:type="spellEnd"/>
      <w:r w:rsidR="0043329E">
        <w:rPr>
          <w:lang w:val="it-IT"/>
        </w:rPr>
        <w:t xml:space="preserve"> </w:t>
      </w:r>
      <w:proofErr w:type="spellStart"/>
      <w:r w:rsidR="0043329E">
        <w:rPr>
          <w:lang w:val="it-IT"/>
        </w:rPr>
        <w:t>it</w:t>
      </w:r>
      <w:proofErr w:type="spellEnd"/>
      <w:r w:rsidR="0043329E">
        <w:rPr>
          <w:lang w:val="it-IT"/>
        </w:rPr>
        <w:t xml:space="preserve"> </w:t>
      </w:r>
      <w:proofErr w:type="spellStart"/>
      <w:r w:rsidR="0043329E">
        <w:rPr>
          <w:lang w:val="it-IT"/>
        </w:rPr>
        <w:t>is</w:t>
      </w:r>
      <w:proofErr w:type="spellEnd"/>
      <w:r w:rsidR="0043329E">
        <w:rPr>
          <w:lang w:val="it-IT"/>
        </w:rPr>
        <w:t xml:space="preserve"> </w:t>
      </w:r>
      <w:proofErr w:type="spellStart"/>
      <w:r w:rsidR="0043329E">
        <w:rPr>
          <w:lang w:val="it-IT"/>
        </w:rPr>
        <w:t>not</w:t>
      </w:r>
      <w:proofErr w:type="spellEnd"/>
      <w:r w:rsidR="0043329E">
        <w:rPr>
          <w:lang w:val="it-IT"/>
        </w:rPr>
        <w:t xml:space="preserve"> </w:t>
      </w:r>
      <w:proofErr w:type="spellStart"/>
      <w:r w:rsidR="0043329E">
        <w:rPr>
          <w:lang w:val="it-IT"/>
        </w:rPr>
        <w:t>legal</w:t>
      </w:r>
      <w:proofErr w:type="spellEnd"/>
      <w:r w:rsidR="0043329E">
        <w:rPr>
          <w:lang w:val="it-IT"/>
        </w:rPr>
        <w:t xml:space="preserve"> for kSNP4).</w:t>
      </w:r>
    </w:p>
    <w:p w14:paraId="3E5435C6" w14:textId="77777777" w:rsidR="00D242E5" w:rsidRPr="00EE4C66" w:rsidRDefault="00D242E5" w:rsidP="00D242E5">
      <w:pPr>
        <w:pStyle w:val="ListParagraph"/>
        <w:numPr>
          <w:ilvl w:val="0"/>
          <w:numId w:val="10"/>
        </w:numPr>
        <w:rPr>
          <w:lang w:val="it-IT"/>
        </w:rPr>
      </w:pPr>
      <w:r>
        <w:t xml:space="preserve">The file name may not contain any spaces.  </w:t>
      </w:r>
      <w:r w:rsidRPr="00EE4C66">
        <w:rPr>
          <w:lang w:val="it-IT"/>
        </w:rPr>
        <w:t xml:space="preserve">Escherichia_coli_042.fasta </w:t>
      </w:r>
      <w:proofErr w:type="spellStart"/>
      <w:r w:rsidRPr="00EE4C66">
        <w:rPr>
          <w:lang w:val="it-IT"/>
        </w:rPr>
        <w:t>is</w:t>
      </w:r>
      <w:proofErr w:type="spellEnd"/>
      <w:r w:rsidRPr="00EE4C66">
        <w:rPr>
          <w:lang w:val="it-IT"/>
        </w:rPr>
        <w:t xml:space="preserve"> </w:t>
      </w:r>
      <w:proofErr w:type="spellStart"/>
      <w:r w:rsidRPr="00EE4C66">
        <w:rPr>
          <w:lang w:val="it-IT"/>
        </w:rPr>
        <w:t>legal</w:t>
      </w:r>
      <w:proofErr w:type="spellEnd"/>
      <w:r w:rsidRPr="00EE4C66">
        <w:rPr>
          <w:lang w:val="it-IT"/>
        </w:rPr>
        <w:t xml:space="preserve">; Escherichia coli 042.fasta </w:t>
      </w:r>
      <w:proofErr w:type="spellStart"/>
      <w:r w:rsidRPr="00EE4C66">
        <w:rPr>
          <w:lang w:val="it-IT"/>
        </w:rPr>
        <w:t>is</w:t>
      </w:r>
      <w:proofErr w:type="spellEnd"/>
      <w:r w:rsidRPr="00EE4C66">
        <w:rPr>
          <w:lang w:val="it-IT"/>
        </w:rPr>
        <w:t xml:space="preserve"> </w:t>
      </w:r>
      <w:proofErr w:type="spellStart"/>
      <w:r w:rsidRPr="00EE4C66">
        <w:rPr>
          <w:lang w:val="it-IT"/>
        </w:rPr>
        <w:t>not</w:t>
      </w:r>
      <w:proofErr w:type="spellEnd"/>
      <w:r w:rsidRPr="00EE4C66">
        <w:rPr>
          <w:lang w:val="it-IT"/>
        </w:rPr>
        <w:t>.</w:t>
      </w:r>
    </w:p>
    <w:p w14:paraId="6CB0C6BB" w14:textId="77777777" w:rsidR="00D242E5" w:rsidRDefault="00D242E5" w:rsidP="00D242E5">
      <w:pPr>
        <w:pStyle w:val="ListParagraph"/>
        <w:numPr>
          <w:ilvl w:val="0"/>
          <w:numId w:val="10"/>
        </w:numPr>
      </w:pPr>
      <w:r>
        <w:t xml:space="preserve">The file name can only contain the characters A-Z </w:t>
      </w:r>
      <w:proofErr w:type="spellStart"/>
      <w:r>
        <w:t>a-z</w:t>
      </w:r>
      <w:proofErr w:type="spellEnd"/>
      <w:r>
        <w:t xml:space="preserve"> 0-9 .  - (the dash or minus character) and _  (the underscore character).  Characters such as  : *  &gt; are illegal.  When necessary for readability replace spaces, colons etc. with the underscore character or use internal capitalization.  For instance Ecoli_O157H7 instead of </w:t>
      </w:r>
      <w:proofErr w:type="spellStart"/>
      <w:r>
        <w:t>Ecoli</w:t>
      </w:r>
      <w:proofErr w:type="spellEnd"/>
      <w:r>
        <w:t xml:space="preserve"> O157:H7.</w:t>
      </w:r>
    </w:p>
    <w:p w14:paraId="54C4ECDE" w14:textId="6104E6B2" w:rsidR="00D242E5" w:rsidRDefault="00D242E5" w:rsidP="00D242E5">
      <w:r>
        <w:t>If kSNP</w:t>
      </w:r>
      <w:r w:rsidR="0043329E">
        <w:t>4</w:t>
      </w:r>
      <w:r>
        <w:t xml:space="preserve"> finds a file with an illegal character it terminates the run and writes a file named NameErrors.txt.  NameErrors.txt reminds you of the naming rules and writes a list of the files that contain naming errors.  Part of that file might look like this:</w:t>
      </w:r>
    </w:p>
    <w:p w14:paraId="21BFE115" w14:textId="77777777" w:rsidR="00D242E5" w:rsidRPr="002C7546" w:rsidRDefault="00D242E5" w:rsidP="00D242E5">
      <w:r>
        <w:rPr>
          <w:noProof/>
          <w:lang w:eastAsia="zh-CN"/>
        </w:rPr>
        <w:drawing>
          <wp:inline distT="0" distB="0" distL="0" distR="0" wp14:anchorId="6C480238" wp14:editId="218A0692">
            <wp:extent cx="2810933" cy="692055"/>
            <wp:effectExtent l="25400" t="0" r="8467"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2810933" cy="692055"/>
                    </a:xfrm>
                    <a:prstGeom prst="rect">
                      <a:avLst/>
                    </a:prstGeom>
                    <a:noFill/>
                    <a:ln w="9525">
                      <a:noFill/>
                      <a:miter lim="800000"/>
                      <a:headEnd/>
                      <a:tailEnd/>
                    </a:ln>
                  </pic:spPr>
                </pic:pic>
              </a:graphicData>
            </a:graphic>
          </wp:inline>
        </w:drawing>
      </w:r>
    </w:p>
    <w:p w14:paraId="592AB3B3" w14:textId="77777777" w:rsidR="00D242E5" w:rsidRDefault="00D242E5" w:rsidP="00D242E5">
      <w:r>
        <w:lastRenderedPageBreak/>
        <w:t>Each error includes the line in the input file where the error occurred and the illegal file name.  On Line 2 the file name is illegal because name includes a space. On Line 3 the file name is illegal because it includes a colon.</w:t>
      </w:r>
    </w:p>
    <w:p w14:paraId="563CC865" w14:textId="77777777" w:rsidR="00D242E5" w:rsidRDefault="00D242E5" w:rsidP="00D242E5"/>
    <w:p w14:paraId="74E0B9E2" w14:textId="617A1D41" w:rsidR="00D242E5" w:rsidRPr="007E0967" w:rsidRDefault="00D242E5" w:rsidP="00D242E5">
      <w:r>
        <w:t xml:space="preserve">Correct the illegal file names on the files themselves </w:t>
      </w:r>
      <w:r w:rsidRPr="002C7546">
        <w:rPr>
          <w:color w:val="FF0000"/>
        </w:rPr>
        <w:t>and in the input file!</w:t>
      </w:r>
      <w:r>
        <w:t xml:space="preserve">!!  Once that is done </w:t>
      </w:r>
      <w:r w:rsidRPr="002C7546">
        <w:rPr>
          <w:color w:val="FF0000"/>
        </w:rPr>
        <w:t>throw the NameErrors.txt file into the trash</w:t>
      </w:r>
      <w:r>
        <w:t>.  That is essential because the way that kSNP</w:t>
      </w:r>
      <w:r w:rsidR="002C7EE7">
        <w:t>4</w:t>
      </w:r>
      <w:r>
        <w:t xml:space="preserve"> knows to terminate the run is by looking for a file named NameErrors.txt.  If it finds that file, even if it a left-over file, kSNP</w:t>
      </w:r>
      <w:r w:rsidR="00593E9C">
        <w:t>4</w:t>
      </w:r>
      <w:r>
        <w:t xml:space="preserve"> will terminate the run.</w:t>
      </w:r>
    </w:p>
    <w:p w14:paraId="553CC6C6" w14:textId="7016CF89" w:rsidR="00D242E5" w:rsidRPr="00D242E5" w:rsidRDefault="00D242E5" w:rsidP="00D242E5"/>
    <w:p w14:paraId="3EE40A85" w14:textId="2685CC4A" w:rsidR="001547F9" w:rsidRDefault="00D242E5" w:rsidP="001547F9">
      <w:pPr>
        <w:pStyle w:val="Heading1"/>
      </w:pPr>
      <w:bookmarkStart w:id="7" w:name="_Toc112704896"/>
      <w:r>
        <w:t>V.</w:t>
      </w:r>
      <w:r>
        <w:tab/>
        <w:t>Making the input file for kSNP4</w:t>
      </w:r>
      <w:bookmarkEnd w:id="7"/>
    </w:p>
    <w:p w14:paraId="525AADF7" w14:textId="5FF4F724" w:rsidR="002F79F5" w:rsidRDefault="002F79F5" w:rsidP="002F79F5">
      <w:r w:rsidRPr="00CE1E6A">
        <w:t>A data set consists of a set of</w:t>
      </w:r>
      <w:r>
        <w:t xml:space="preserve"> a set of genome sequences in </w:t>
      </w:r>
      <w:r w:rsidRPr="00CE1E6A">
        <w:rPr>
          <w:u w:val="single"/>
        </w:rPr>
        <w:t>fasta format</w:t>
      </w:r>
      <w:r>
        <w:t xml:space="preserve">, one file per genome. </w:t>
      </w:r>
      <w:r>
        <w:rPr>
          <w:b/>
        </w:rPr>
        <w:t xml:space="preserve">Note! Raw-read files in the </w:t>
      </w:r>
      <w:proofErr w:type="spellStart"/>
      <w:r>
        <w:rPr>
          <w:b/>
        </w:rPr>
        <w:t>fastq</w:t>
      </w:r>
      <w:proofErr w:type="spellEnd"/>
      <w:r>
        <w:rPr>
          <w:b/>
        </w:rPr>
        <w:t xml:space="preserve"> format will not work.  See the FAQ about </w:t>
      </w:r>
      <w:proofErr w:type="spellStart"/>
      <w:r>
        <w:rPr>
          <w:b/>
        </w:rPr>
        <w:t>Fastq</w:t>
      </w:r>
      <w:proofErr w:type="spellEnd"/>
      <w:r>
        <w:rPr>
          <w:b/>
        </w:rPr>
        <w:t xml:space="preserve"> in the FAQ section)</w:t>
      </w:r>
      <w:r>
        <w:t xml:space="preserve"> The genome can be a finished (closed) sequence, multiple chromosomes and plasmids, an assembly of multiple contigs, or raw, unassembled reads.  </w:t>
      </w:r>
    </w:p>
    <w:p w14:paraId="7BD0AB41" w14:textId="7DFAEA68" w:rsidR="002F79F5" w:rsidRDefault="002F79F5" w:rsidP="002F79F5">
      <w:r>
        <w:tab/>
        <w:t xml:space="preserve">The input file is a list that gives the </w:t>
      </w:r>
      <w:r>
        <w:rPr>
          <w:i/>
        </w:rPr>
        <w:t>path</w:t>
      </w:r>
      <w:r>
        <w:t xml:space="preserve"> to each sequence file containing a genome and a name for that genome, with each genome on a new line.  The input list tells kSNP4 where to find each genome sequence file.</w:t>
      </w:r>
    </w:p>
    <w:p w14:paraId="0F46C43E" w14:textId="77777777" w:rsidR="002F79F5" w:rsidRDefault="002F79F5" w:rsidP="002F79F5">
      <w:r>
        <w:tab/>
        <w:t>The input file might look like this:</w:t>
      </w:r>
    </w:p>
    <w:p w14:paraId="28E33A18" w14:textId="77777777" w:rsidR="002F79F5" w:rsidRDefault="002F79F5" w:rsidP="002F79F5">
      <w:r>
        <w:rPr>
          <w:noProof/>
          <w:lang w:eastAsia="zh-CN"/>
        </w:rPr>
        <w:drawing>
          <wp:inline distT="0" distB="0" distL="0" distR="0" wp14:anchorId="1C1D57C4" wp14:editId="2CBCBEEB">
            <wp:extent cx="6793230" cy="1284605"/>
            <wp:effectExtent l="2540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6793230" cy="1284605"/>
                    </a:xfrm>
                    <a:prstGeom prst="rect">
                      <a:avLst/>
                    </a:prstGeom>
                    <a:noFill/>
                    <a:ln w="9525">
                      <a:noFill/>
                      <a:miter lim="800000"/>
                      <a:headEnd/>
                      <a:tailEnd/>
                    </a:ln>
                  </pic:spPr>
                </pic:pic>
              </a:graphicData>
            </a:graphic>
          </wp:inline>
        </w:drawing>
      </w:r>
    </w:p>
    <w:p w14:paraId="30386DB5" w14:textId="77777777" w:rsidR="002F79F5" w:rsidRDefault="002F79F5" w:rsidP="002F79F5"/>
    <w:p w14:paraId="7FD57B10" w14:textId="77777777" w:rsidR="002F79F5" w:rsidRDefault="002F79F5" w:rsidP="002F79F5">
      <w:r>
        <w:tab/>
        <w:t xml:space="preserve">Each line consists of a path separated by a tab from the genome ID.  The genome ID will be used in all of the trees and other output files.  The genome ID on the first line is </w:t>
      </w:r>
      <w:r w:rsidRPr="0069639D">
        <w:t>E</w:t>
      </w:r>
      <w:r>
        <w:t xml:space="preserve">scherichia_coli_042, while the </w:t>
      </w:r>
      <w:r>
        <w:rPr>
          <w:i/>
        </w:rPr>
        <w:t>file name</w:t>
      </w:r>
      <w:r>
        <w:t xml:space="preserve"> is </w:t>
      </w:r>
      <w:r w:rsidRPr="0069639D">
        <w:t>E</w:t>
      </w:r>
      <w:r>
        <w:t>scherichia_coli_042.fasta.</w:t>
      </w:r>
    </w:p>
    <w:p w14:paraId="3BDF0B80" w14:textId="42E9F594" w:rsidR="002F79F5" w:rsidRDefault="002F79F5" w:rsidP="00D96FCC">
      <w:r>
        <w:tab/>
        <w:t xml:space="preserve"> </w:t>
      </w:r>
      <w:r w:rsidR="00FE1582">
        <w:t>The easiest way t</w:t>
      </w:r>
      <w:r>
        <w:t>o create the input file</w:t>
      </w:r>
      <w:r w:rsidR="00FE1582">
        <w:t xml:space="preserve"> is to use the program</w:t>
      </w:r>
      <w:r w:rsidR="00FE1582" w:rsidRPr="00FE1582">
        <w:rPr>
          <w:b/>
          <w:i/>
        </w:rPr>
        <w:t xml:space="preserve"> </w:t>
      </w:r>
      <w:r w:rsidR="00FE1582" w:rsidRPr="003653BD">
        <w:rPr>
          <w:b/>
          <w:i/>
        </w:rPr>
        <w:t>MakeKSNP</w:t>
      </w:r>
      <w:r w:rsidR="00FE1582">
        <w:rPr>
          <w:b/>
          <w:i/>
        </w:rPr>
        <w:t>4</w:t>
      </w:r>
      <w:r w:rsidR="00FE1582" w:rsidRPr="003653BD">
        <w:rPr>
          <w:b/>
          <w:i/>
        </w:rPr>
        <w:t>infile</w:t>
      </w:r>
      <w:r>
        <w:t xml:space="preserve"> </w:t>
      </w:r>
      <w:r w:rsidR="00D96FCC">
        <w:t>in either the fully automatic mode (easiest method) or the  semi-automatic mode</w:t>
      </w:r>
      <w:r w:rsidR="00FE1582">
        <w:t xml:space="preserve">. </w:t>
      </w:r>
    </w:p>
    <w:p w14:paraId="6BC5F948" w14:textId="64967923" w:rsidR="00FE1582" w:rsidRDefault="00FE1582" w:rsidP="002F79F5">
      <w:r>
        <w:rPr>
          <w:u w:val="single"/>
        </w:rPr>
        <w:t>Fully automatic method</w:t>
      </w:r>
    </w:p>
    <w:p w14:paraId="7BB22202" w14:textId="6412EE9E" w:rsidR="00FE1582" w:rsidRPr="00FE1582" w:rsidRDefault="00D96FCC" w:rsidP="002F79F5">
      <w:r>
        <w:t xml:space="preserve">Navigate to the directory that </w:t>
      </w:r>
      <w:r>
        <w:rPr>
          <w:i/>
          <w:iCs/>
        </w:rPr>
        <w:t>encloses</w:t>
      </w:r>
      <w:r>
        <w:t xml:space="preserve"> the directory containing the fasta genome files and enter </w:t>
      </w:r>
      <w:r w:rsidRPr="005D7E72">
        <w:rPr>
          <w:rFonts w:ascii="Courier" w:hAnsi="Courier"/>
        </w:rPr>
        <w:t>MakeKSNP</w:t>
      </w:r>
      <w:r>
        <w:rPr>
          <w:rFonts w:ascii="Courier" w:hAnsi="Courier"/>
        </w:rPr>
        <w:t>4</w:t>
      </w:r>
      <w:r w:rsidRPr="005D7E72">
        <w:rPr>
          <w:rFonts w:ascii="Courier" w:hAnsi="Courier"/>
        </w:rPr>
        <w:t>infile</w:t>
      </w:r>
      <w:r>
        <w:rPr>
          <w:rFonts w:ascii="Courier" w:hAnsi="Courier"/>
        </w:rPr>
        <w:t xml:space="preserve"> </w:t>
      </w:r>
      <w:proofErr w:type="spellStart"/>
      <w:r>
        <w:rPr>
          <w:rFonts w:ascii="Courier" w:hAnsi="Courier"/>
        </w:rPr>
        <w:t>myDir</w:t>
      </w:r>
      <w:proofErr w:type="spellEnd"/>
      <w:r w:rsidRPr="005D7E72">
        <w:rPr>
          <w:rFonts w:ascii="Courier" w:hAnsi="Courier"/>
        </w:rPr>
        <w:t xml:space="preserve"> </w:t>
      </w:r>
      <w:proofErr w:type="spellStart"/>
      <w:r w:rsidRPr="005D7E72">
        <w:rPr>
          <w:rFonts w:ascii="Courier" w:hAnsi="Courier"/>
        </w:rPr>
        <w:t>myInfile</w:t>
      </w:r>
      <w:proofErr w:type="spellEnd"/>
      <w:r w:rsidRPr="005D7E72">
        <w:rPr>
          <w:rFonts w:ascii="Courier" w:hAnsi="Courier"/>
        </w:rPr>
        <w:t xml:space="preserve"> </w:t>
      </w:r>
      <w:r>
        <w:rPr>
          <w:rFonts w:ascii="Courier" w:hAnsi="Courier"/>
        </w:rPr>
        <w:t>A</w:t>
      </w:r>
      <w:r>
        <w:t xml:space="preserve">.  </w:t>
      </w:r>
      <w:proofErr w:type="spellStart"/>
      <w:r>
        <w:t>myDir</w:t>
      </w:r>
      <w:proofErr w:type="spellEnd"/>
      <w:r>
        <w:t xml:space="preserve"> is the name of the directory that contains the fasta files. </w:t>
      </w:r>
      <w:proofErr w:type="spellStart"/>
      <w:r>
        <w:t>myInfile</w:t>
      </w:r>
      <w:proofErr w:type="spellEnd"/>
      <w:r>
        <w:t xml:space="preserve"> is the name for the kSNP4 input file that will be written, and A indicates the fully automatic process in which the genome ID is taken from the file name (any extensions, such as .fasta, are dropped).</w:t>
      </w:r>
    </w:p>
    <w:p w14:paraId="76C8FC8C" w14:textId="7DB762AA" w:rsidR="002F79F5" w:rsidRPr="003653BD" w:rsidRDefault="00D96FCC" w:rsidP="002F79F5">
      <w:r>
        <w:rPr>
          <w:color w:val="FF0000"/>
        </w:rPr>
        <w:t xml:space="preserve">Note: The automatic mode is useful only when the fasta file name is the </w:t>
      </w:r>
      <w:proofErr w:type="spellStart"/>
      <w:r>
        <w:rPr>
          <w:color w:val="FF0000"/>
        </w:rPr>
        <w:t>genomeID</w:t>
      </w:r>
      <w:proofErr w:type="spellEnd"/>
      <w:r>
        <w:rPr>
          <w:color w:val="FF0000"/>
        </w:rPr>
        <w:t xml:space="preserve"> that you want to appear in all the phylogenetic trees.</w:t>
      </w:r>
    </w:p>
    <w:p w14:paraId="6124BC65" w14:textId="64C5FD5C" w:rsidR="00D96FCC" w:rsidRDefault="00D96FCC" w:rsidP="002F79F5">
      <w:pPr>
        <w:pStyle w:val="PlainText"/>
      </w:pPr>
    </w:p>
    <w:p w14:paraId="1A95946E" w14:textId="5CB84727" w:rsidR="00D96FCC" w:rsidRDefault="00D96FCC" w:rsidP="002F79F5">
      <w:pPr>
        <w:pStyle w:val="PlainText"/>
      </w:pPr>
      <w:r>
        <w:rPr>
          <w:u w:val="single"/>
        </w:rPr>
        <w:t>Semi-automatically</w:t>
      </w:r>
    </w:p>
    <w:p w14:paraId="62967F8B" w14:textId="22C9F400" w:rsidR="00D96FCC" w:rsidRDefault="00D96FCC" w:rsidP="00D96FCC">
      <w:pPr>
        <w:pStyle w:val="PlainText"/>
      </w:pPr>
      <w:r>
        <w:t xml:space="preserve">Navigate to the directory that </w:t>
      </w:r>
      <w:r>
        <w:rPr>
          <w:i/>
          <w:iCs/>
        </w:rPr>
        <w:t>encloses</w:t>
      </w:r>
      <w:r>
        <w:t xml:space="preserve"> the directory containing the fasta files and enter </w:t>
      </w:r>
      <w:r w:rsidRPr="005D7E72">
        <w:rPr>
          <w:rFonts w:ascii="Courier" w:hAnsi="Courier"/>
        </w:rPr>
        <w:t>MakeKSNP</w:t>
      </w:r>
      <w:r w:rsidR="002C7EE7">
        <w:rPr>
          <w:rFonts w:ascii="Courier" w:hAnsi="Courier"/>
        </w:rPr>
        <w:t>4</w:t>
      </w:r>
      <w:r w:rsidRPr="005D7E72">
        <w:rPr>
          <w:rFonts w:ascii="Courier" w:hAnsi="Courier"/>
        </w:rPr>
        <w:t>infile</w:t>
      </w:r>
      <w:r>
        <w:rPr>
          <w:rFonts w:ascii="Courier" w:hAnsi="Courier"/>
        </w:rPr>
        <w:t xml:space="preserve"> </w:t>
      </w:r>
      <w:proofErr w:type="spellStart"/>
      <w:r>
        <w:rPr>
          <w:rFonts w:ascii="Courier" w:hAnsi="Courier"/>
        </w:rPr>
        <w:t>myDir</w:t>
      </w:r>
      <w:proofErr w:type="spellEnd"/>
      <w:r w:rsidRPr="005D7E72">
        <w:rPr>
          <w:rFonts w:ascii="Courier" w:hAnsi="Courier"/>
        </w:rPr>
        <w:t xml:space="preserve"> </w:t>
      </w:r>
      <w:proofErr w:type="spellStart"/>
      <w:r w:rsidRPr="005D7E72">
        <w:rPr>
          <w:rFonts w:ascii="Courier" w:hAnsi="Courier"/>
        </w:rPr>
        <w:t>myInfile</w:t>
      </w:r>
      <w:proofErr w:type="spellEnd"/>
      <w:r w:rsidRPr="005D7E72">
        <w:rPr>
          <w:rFonts w:ascii="Courier" w:hAnsi="Courier"/>
        </w:rPr>
        <w:t xml:space="preserve"> S</w:t>
      </w:r>
      <w:r>
        <w:t xml:space="preserve">.  </w:t>
      </w:r>
      <w:proofErr w:type="spellStart"/>
      <w:r>
        <w:t>myDir</w:t>
      </w:r>
      <w:proofErr w:type="spellEnd"/>
      <w:r>
        <w:t xml:space="preserve"> is the name of the directory that contains the fasta files. </w:t>
      </w:r>
      <w:proofErr w:type="spellStart"/>
      <w:r>
        <w:t>myInfile</w:t>
      </w:r>
      <w:proofErr w:type="spellEnd"/>
      <w:r>
        <w:t xml:space="preserve"> is the name for the kSNP3 input file that will be written, and S indicates the semi-automated process in which the paths to each of the files are written followed by a tab, but you must manually enter the genome ID. This method is useful when the names of the fasta genomes are too long to fit easily onto a drawing a tree. </w:t>
      </w:r>
    </w:p>
    <w:p w14:paraId="4CA0E5B5" w14:textId="53993921" w:rsidR="00D96FCC" w:rsidRDefault="00D96FCC" w:rsidP="00D96FCC">
      <w:pPr>
        <w:pStyle w:val="PlainText"/>
      </w:pPr>
    </w:p>
    <w:p w14:paraId="383181CD" w14:textId="1EF12764" w:rsidR="00D96FCC" w:rsidRDefault="00D96FCC" w:rsidP="00D96FCC">
      <w:pPr>
        <w:pStyle w:val="PlainText"/>
      </w:pPr>
      <w:r>
        <w:t>In both cases you can edit the genome ID in the infile at any time.</w:t>
      </w:r>
    </w:p>
    <w:p w14:paraId="248E9CDA" w14:textId="77777777" w:rsidR="00D96FCC" w:rsidRPr="00D96FCC" w:rsidRDefault="00D96FCC" w:rsidP="002F79F5">
      <w:pPr>
        <w:pStyle w:val="PlainText"/>
      </w:pPr>
    </w:p>
    <w:p w14:paraId="44295D26" w14:textId="7B09084B" w:rsidR="00D96FCC" w:rsidRDefault="00D96FCC" w:rsidP="002F79F5">
      <w:pPr>
        <w:pStyle w:val="PlainText"/>
      </w:pPr>
      <w:r>
        <w:rPr>
          <w:u w:val="single"/>
        </w:rPr>
        <w:lastRenderedPageBreak/>
        <w:t>Manually</w:t>
      </w:r>
    </w:p>
    <w:p w14:paraId="24901471" w14:textId="48552DD3" w:rsidR="00D96FCC" w:rsidRPr="00D96FCC" w:rsidRDefault="00D96FCC" w:rsidP="00D96FCC">
      <w:pPr>
        <w:pStyle w:val="PlainText"/>
      </w:pPr>
      <w:r>
        <w:t>In a text file enter the path to the genome file, press Tab, then type the name for the genome.  When there are many genomes this can be a tedious process.</w:t>
      </w:r>
    </w:p>
    <w:p w14:paraId="178D78E7" w14:textId="595C4755" w:rsidR="002F79F5" w:rsidRDefault="002F79F5" w:rsidP="002F79F5">
      <w:pPr>
        <w:pStyle w:val="PlainText"/>
      </w:pPr>
      <w:r>
        <w:tab/>
        <w:t>You certainly don't want to have to figure out and type  the entire path (</w:t>
      </w:r>
      <w:r w:rsidRPr="00FB16F0">
        <w:rPr>
          <w:rFonts w:ascii="Courier" w:hAnsi="Courier"/>
        </w:rPr>
        <w:t>/Users/</w:t>
      </w:r>
      <w:proofErr w:type="spellStart"/>
      <w:r w:rsidRPr="00FB16F0">
        <w:rPr>
          <w:rFonts w:ascii="Courier" w:hAnsi="Courier"/>
        </w:rPr>
        <w:t>barry</w:t>
      </w:r>
      <w:proofErr w:type="spellEnd"/>
      <w:r w:rsidRPr="00FB16F0">
        <w:rPr>
          <w:rFonts w:ascii="Courier" w:hAnsi="Courier"/>
        </w:rPr>
        <w:t>/Desktop/Test_kSNP3/Genomes/</w:t>
      </w:r>
      <w:r w:rsidRPr="00353B0A">
        <w:t xml:space="preserve"> </w:t>
      </w:r>
      <w:r w:rsidRPr="00353B0A">
        <w:rPr>
          <w:rFonts w:ascii="Courier" w:hAnsi="Courier"/>
        </w:rPr>
        <w:t>Escherichia_coli_042.fasta</w:t>
      </w:r>
      <w:r>
        <w:t>), but there is an easier way to enter the path depending upon your operating system:</w:t>
      </w:r>
    </w:p>
    <w:p w14:paraId="2963FB14" w14:textId="77777777" w:rsidR="002F79F5" w:rsidRDefault="002F79F5" w:rsidP="002F79F5">
      <w:pPr>
        <w:pStyle w:val="PlainText"/>
      </w:pPr>
    </w:p>
    <w:p w14:paraId="7BA3FAD7" w14:textId="77777777" w:rsidR="002F79F5" w:rsidRDefault="002F79F5" w:rsidP="002F79F5">
      <w:pPr>
        <w:pStyle w:val="PlainText"/>
      </w:pPr>
      <w:r>
        <w:t>In Mac OS X hold down the Command key and drag the file into the text document.  The path will magically appear.</w:t>
      </w:r>
    </w:p>
    <w:p w14:paraId="5CDAFC5F" w14:textId="77777777" w:rsidR="002F79F5" w:rsidRDefault="002F79F5" w:rsidP="002F79F5">
      <w:pPr>
        <w:pStyle w:val="PlainText"/>
      </w:pPr>
    </w:p>
    <w:p w14:paraId="5810A280" w14:textId="77777777" w:rsidR="002F79F5" w:rsidRDefault="002F79F5" w:rsidP="002F79F5">
      <w:pPr>
        <w:pStyle w:val="PlainText"/>
      </w:pPr>
      <w:r>
        <w:t xml:space="preserve">In Ubuntu Linux (and several other Linux versions, I understand) select the file, right-click and in the resulting menu choose </w:t>
      </w:r>
      <w:r>
        <w:rPr>
          <w:u w:val="single"/>
        </w:rPr>
        <w:t>Copy</w:t>
      </w:r>
      <w:r>
        <w:t>.  Paste into the text document and the path will magically appear.</w:t>
      </w:r>
    </w:p>
    <w:p w14:paraId="1136E81D" w14:textId="77777777" w:rsidR="002F79F5" w:rsidRDefault="002F79F5" w:rsidP="002F79F5">
      <w:pPr>
        <w:pStyle w:val="PlainText"/>
      </w:pPr>
    </w:p>
    <w:p w14:paraId="02734B53" w14:textId="3413B138" w:rsidR="002F79F5" w:rsidRDefault="002F79F5" w:rsidP="002F79F5">
      <w:r>
        <w:t>For other versions of Linux you will need to figure out how to get the path and enter it into the text file.</w:t>
      </w:r>
    </w:p>
    <w:p w14:paraId="72828689" w14:textId="5A931814" w:rsidR="000F6C44" w:rsidRDefault="000F6C44" w:rsidP="000F6C44">
      <w:pPr>
        <w:pStyle w:val="Heading1"/>
      </w:pPr>
      <w:bookmarkStart w:id="8" w:name="_Toc112704897"/>
      <w:r>
        <w:t>V</w:t>
      </w:r>
      <w:r w:rsidR="007246E2">
        <w:t>I</w:t>
      </w:r>
      <w:r>
        <w:t xml:space="preserve"> </w:t>
      </w:r>
      <w:r w:rsidR="00AD6116">
        <w:tab/>
      </w:r>
      <w:r>
        <w:t>Using Kchooser4 to determine optimal value of k</w:t>
      </w:r>
      <w:r w:rsidR="006D33E4">
        <w:t>, the kmer size</w:t>
      </w:r>
      <w:bookmarkEnd w:id="8"/>
    </w:p>
    <w:p w14:paraId="1ED1DFD2" w14:textId="70514818" w:rsidR="006D33E4" w:rsidRDefault="007E3790" w:rsidP="006D33E4">
      <w:r>
        <w:t xml:space="preserve">kSNP4 requires that you enter </w:t>
      </w:r>
      <w:r w:rsidR="006D33E4">
        <w:t xml:space="preserve"> the kmer size</w:t>
      </w:r>
      <w:r>
        <w:t xml:space="preserve"> on the command line using the -k option.</w:t>
      </w:r>
      <w:r w:rsidR="006D33E4">
        <w:t xml:space="preserve"> </w:t>
      </w:r>
      <w:r>
        <w:t xml:space="preserve"> </w:t>
      </w:r>
      <w:r w:rsidR="006D33E4">
        <w:t xml:space="preserve">kmer size, </w:t>
      </w:r>
      <w:r w:rsidR="006D33E4" w:rsidRPr="00E80FD1">
        <w:rPr>
          <w:i/>
        </w:rPr>
        <w:t>which must be</w:t>
      </w:r>
      <w:r w:rsidR="006D33E4">
        <w:t xml:space="preserve"> </w:t>
      </w:r>
      <w:r w:rsidR="006D33E4">
        <w:rPr>
          <w:i/>
        </w:rPr>
        <w:t>an odd number</w:t>
      </w:r>
      <w:r w:rsidR="006D33E4">
        <w:t>, defines the length of the oligonucleotides (kmers) that kSNP</w:t>
      </w:r>
      <w:r w:rsidR="002C7EE7">
        <w:t>4</w:t>
      </w:r>
      <w:r w:rsidR="006D33E4">
        <w:t xml:space="preserve"> identifies in all of the sequences.  Oligos that are identical between different genomes at all but the central base are taken as being homologous</w:t>
      </w:r>
      <w:r w:rsidR="00A73531">
        <w:t>,</w:t>
      </w:r>
      <w:r w:rsidR="006D33E4">
        <w:t xml:space="preserve"> i.e. a SNP locus.  If the kmer size is set too low, say to a value of 5 bp, then there will be many such kmers that are identical by chance alone within a genome and between genomes, rather than being identical by descent from a common ancestor; i.e. homologous. If the target genomes are short,  then the chance of spuriously identical kmers is reduced; whereas long genomes increase the chance of spurious matches.  That consideration would seem to favor choosing large values for kmer size.  However, if kmer size is set too high, say 51 bp, then because of sequence variation at multiple sites within the </w:t>
      </w:r>
      <w:r w:rsidR="00A73531">
        <w:t>kmer</w:t>
      </w:r>
      <w:r w:rsidR="006D33E4">
        <w:t xml:space="preserve">, many SNPs will be missed </w:t>
      </w:r>
      <w:r w:rsidR="00A73531">
        <w:t>because</w:t>
      </w:r>
      <w:r w:rsidR="006D33E4">
        <w:t xml:space="preserve"> a SNP locus is defined by the conserved sequence surrounding the central base of the kmer.  When there is little base-pair variation large values decrease the chance of spurious matches, but when there is much variation large values decrease the sensitivity of SNP detection.</w:t>
      </w:r>
      <w:r w:rsidR="00CF09A1">
        <w:t xml:space="preserve"> The program </w:t>
      </w:r>
      <w:r w:rsidR="00CF09A1">
        <w:rPr>
          <w:b/>
          <w:bCs/>
          <w:i/>
          <w:iCs/>
        </w:rPr>
        <w:t>Kchooser4</w:t>
      </w:r>
      <w:r w:rsidR="00CF09A1">
        <w:t xml:space="preserve"> identifies the optimum value of k for your particular data set.</w:t>
      </w:r>
    </w:p>
    <w:p w14:paraId="270AB13D" w14:textId="77777777" w:rsidR="006D33E4" w:rsidRDefault="006D33E4" w:rsidP="000F6C44"/>
    <w:p w14:paraId="19AC257F" w14:textId="78F7DD78" w:rsidR="00AD6116" w:rsidRDefault="00AD6116" w:rsidP="00AD6116">
      <w:r w:rsidRPr="00CF09A1">
        <w:rPr>
          <w:b/>
          <w:bCs/>
          <w:i/>
          <w:iCs/>
        </w:rPr>
        <w:t>Kchooser</w:t>
      </w:r>
      <w:r w:rsidR="00CF09A1" w:rsidRPr="00CF09A1">
        <w:rPr>
          <w:b/>
          <w:bCs/>
          <w:i/>
          <w:iCs/>
        </w:rPr>
        <w:t>4</w:t>
      </w:r>
      <w:r>
        <w:t xml:space="preserve"> first identifies an optimum value of k for your specific data set, then it evaluates the extent of sequence variation to provide insight into the efficiency with which kSNP</w:t>
      </w:r>
      <w:r w:rsidR="00CF09A1">
        <w:t>4</w:t>
      </w:r>
      <w:r>
        <w:t xml:space="preserve"> is likely to identify SNPs from your data set and the accuracy of parsimony trees at that optimum k.</w:t>
      </w:r>
    </w:p>
    <w:p w14:paraId="7C273334" w14:textId="77777777" w:rsidR="00AD6116" w:rsidRDefault="00AD6116" w:rsidP="00AD6116"/>
    <w:p w14:paraId="06E44955" w14:textId="4003D7EF" w:rsidR="00AD6116" w:rsidRDefault="00AD6116" w:rsidP="00AD6116">
      <w:r>
        <w:t xml:space="preserve">To estimate the optimum k, </w:t>
      </w:r>
      <w:r w:rsidRPr="00C65A60">
        <w:rPr>
          <w:b/>
          <w:bCs/>
          <w:i/>
          <w:iCs/>
        </w:rPr>
        <w:t>Kchooser</w:t>
      </w:r>
      <w:r w:rsidR="00560ADE" w:rsidRPr="00C65A60">
        <w:rPr>
          <w:b/>
          <w:bCs/>
          <w:i/>
          <w:iCs/>
        </w:rPr>
        <w:t>4</w:t>
      </w:r>
      <w:r w:rsidR="00560ADE">
        <w:t xml:space="preserve"> begins with a k value that is a function of the median genome size.</w:t>
      </w:r>
      <w:r w:rsidR="00A1176E">
        <w:t xml:space="preserve"> It</w:t>
      </w:r>
      <w:r>
        <w:t xml:space="preserve"> determines</w:t>
      </w:r>
      <w:r w:rsidR="00707EC7">
        <w:t xml:space="preserve"> FUK,</w:t>
      </w:r>
      <w:r>
        <w:t xml:space="preserve"> the fraction of </w:t>
      </w:r>
      <w:r w:rsidR="002C7EE7">
        <w:t xml:space="preserve"> unique </w:t>
      </w:r>
      <w:r>
        <w:t>kmers</w:t>
      </w:r>
      <w:r w:rsidR="002C7EE7">
        <w:t>, i.e. those</w:t>
      </w:r>
      <w:r>
        <w:t xml:space="preserve"> that occur only once in the median-length genome </w:t>
      </w:r>
      <w:r w:rsidR="00C65A60">
        <w:t xml:space="preserve">at that value of k.  Some kmers will occur more than once because of genuine duplicated regions, so </w:t>
      </w:r>
      <w:r w:rsidR="00C65A60" w:rsidRPr="00707EC7">
        <w:rPr>
          <w:b/>
          <w:i/>
        </w:rPr>
        <w:t>Kchoose</w:t>
      </w:r>
      <w:r w:rsidR="00A73531">
        <w:rPr>
          <w:b/>
          <w:i/>
        </w:rPr>
        <w:t>r</w:t>
      </w:r>
      <w:r w:rsidR="00707EC7" w:rsidRPr="00707EC7">
        <w:rPr>
          <w:b/>
          <w:i/>
        </w:rPr>
        <w:t>4</w:t>
      </w:r>
      <w:r w:rsidR="00C65A60">
        <w:t xml:space="preserve"> continues seeking a value of k such that at least 0.99 of kmers are unique. If </w:t>
      </w:r>
      <w:r w:rsidR="00707EC7">
        <w:t>FUK</w:t>
      </w:r>
      <w:r w:rsidR="00C65A60">
        <w:t xml:space="preserve"> is &lt; 0.99 it increments k by 2 and tries again</w:t>
      </w:r>
      <w:r>
        <w:t xml:space="preserve">.  </w:t>
      </w:r>
      <w:r w:rsidR="00707EC7">
        <w:t xml:space="preserve">If the fraction is ≥ 0.99 it  reports that as the optimum value of k. </w:t>
      </w:r>
      <w:r>
        <w:t xml:space="preserve">The expectation is that less than 1% of a real genome will be duplicated. </w:t>
      </w:r>
    </w:p>
    <w:p w14:paraId="69899F07" w14:textId="5FA6B106" w:rsidR="00707EC7" w:rsidRDefault="00707EC7" w:rsidP="00AD6116"/>
    <w:p w14:paraId="18E21916" w14:textId="71BE5AA0" w:rsidR="00707EC7" w:rsidRDefault="00707EC7" w:rsidP="00AD6116">
      <w:r>
        <w:t xml:space="preserve">In some cases more than 1% of the genome is duplicated, so </w:t>
      </w:r>
      <w:r w:rsidRPr="00707EC7">
        <w:rPr>
          <w:b/>
          <w:i/>
        </w:rPr>
        <w:t>Kchooser4</w:t>
      </w:r>
      <w:r>
        <w:t xml:space="preserve"> would continue increasing k forever.  However, if more than 1% of the genome is duplicated, FUK approaches the fraction of </w:t>
      </w:r>
      <w:r w:rsidR="0002333F">
        <w:t>t</w:t>
      </w:r>
      <w:r>
        <w:t xml:space="preserve">he genome that is actually unique. When </w:t>
      </w:r>
      <w:r w:rsidR="0002333F">
        <w:t xml:space="preserve">FUK increases by &lt;0.001 </w:t>
      </w:r>
      <w:r w:rsidR="0002333F" w:rsidRPr="00707EC7">
        <w:rPr>
          <w:b/>
          <w:i/>
        </w:rPr>
        <w:t>Kchooser4</w:t>
      </w:r>
      <w:r w:rsidR="0002333F">
        <w:t xml:space="preserve"> reports the current value of k as the optimum value.</w:t>
      </w:r>
    </w:p>
    <w:p w14:paraId="7EDDE3AB" w14:textId="77777777" w:rsidR="00AD6116" w:rsidRDefault="00AD6116" w:rsidP="00AD6116"/>
    <w:p w14:paraId="21741441" w14:textId="00041424" w:rsidR="00AD6116" w:rsidRDefault="00AD6116" w:rsidP="00841D8F">
      <w:r w:rsidRPr="0002333F">
        <w:rPr>
          <w:b/>
          <w:i/>
        </w:rPr>
        <w:t>Kchooser</w:t>
      </w:r>
      <w:r w:rsidR="00707EC7" w:rsidRPr="0002333F">
        <w:rPr>
          <w:b/>
          <w:i/>
        </w:rPr>
        <w:t>4</w:t>
      </w:r>
      <w:r>
        <w:t xml:space="preserve"> then determines what fraction of the kmers from the shortest sequence are present in all of the genomes; i.e. the fraction of core kmers (FCK).  As sequence variation increases </w:t>
      </w:r>
      <w:r w:rsidR="0002333F">
        <w:t>FCK</w:t>
      </w:r>
      <w:r>
        <w:t xml:space="preserve"> decreases and the </w:t>
      </w:r>
      <w:r>
        <w:lastRenderedPageBreak/>
        <w:t xml:space="preserve">efficiency with which </w:t>
      </w:r>
      <w:r w:rsidRPr="00841D8F">
        <w:t>kSNP</w:t>
      </w:r>
      <w:r w:rsidR="006D33E4" w:rsidRPr="00841D8F">
        <w:t>4</w:t>
      </w:r>
      <w:r>
        <w:t xml:space="preserve"> detects SNPs decreases.  Simulation studies (Gardner &amp; Hall 2013</w:t>
      </w:r>
      <w:r w:rsidR="002C7EE7">
        <w:t xml:space="preserve"> </w:t>
      </w:r>
      <w:proofErr w:type="spellStart"/>
      <w:r w:rsidR="002C7EE7" w:rsidRPr="00841D8F">
        <w:t>PLoS</w:t>
      </w:r>
      <w:proofErr w:type="spellEnd"/>
      <w:r w:rsidR="002C7EE7" w:rsidRPr="00841D8F">
        <w:t xml:space="preserve"> One </w:t>
      </w:r>
      <w:r w:rsidR="002C7EE7" w:rsidRPr="00841D8F">
        <w:rPr>
          <w:b/>
          <w:bCs/>
        </w:rPr>
        <w:t>8</w:t>
      </w:r>
      <w:r w:rsidR="002C7EE7" w:rsidRPr="00841D8F">
        <w:t>(12): e81760. doi:10.1371/journal.pone.0081760</w:t>
      </w:r>
      <w:r w:rsidR="00841D8F">
        <w:t>,</w:t>
      </w:r>
      <w:r w:rsidR="002C7EE7" w:rsidRPr="00841D8F">
        <w:t xml:space="preserve"> </w:t>
      </w:r>
      <w:r>
        <w:t xml:space="preserve">Hall 2015 Cladistics </w:t>
      </w:r>
      <w:r>
        <w:rPr>
          <w:b/>
        </w:rPr>
        <w:t>32:</w:t>
      </w:r>
      <w:r>
        <w:t xml:space="preserve"> 90-99) have shown that</w:t>
      </w:r>
      <w:r w:rsidR="00CF09A1">
        <w:t xml:space="preserve"> SNP detection</w:t>
      </w:r>
      <w:r>
        <w:t xml:space="preserve">  efficiency is &gt;97%, and the accuracy of parsimony trees is &gt; 0.97 when the fraction of core kmers reported by </w:t>
      </w:r>
      <w:r w:rsidRPr="0002333F">
        <w:rPr>
          <w:b/>
          <w:i/>
        </w:rPr>
        <w:t>Kchooser</w:t>
      </w:r>
      <w:r w:rsidR="0002333F" w:rsidRPr="0002333F">
        <w:rPr>
          <w:b/>
          <w:i/>
        </w:rPr>
        <w:t>4</w:t>
      </w:r>
      <w:r>
        <w:t xml:space="preserve"> is ≥ 0.1.</w:t>
      </w:r>
    </w:p>
    <w:p w14:paraId="7D39C246" w14:textId="0B48544D" w:rsidR="00AD6116" w:rsidRDefault="00AD6116" w:rsidP="00AD6116"/>
    <w:p w14:paraId="70D6CE2F" w14:textId="42461541" w:rsidR="0002333F" w:rsidRDefault="0002333F" w:rsidP="00AD6116">
      <w:r>
        <w:t xml:space="preserve">When </w:t>
      </w:r>
      <w:r w:rsidRPr="0002333F">
        <w:rPr>
          <w:b/>
          <w:i/>
        </w:rPr>
        <w:t>Kchooser4</w:t>
      </w:r>
      <w:r>
        <w:t xml:space="preserve"> is complete it writes a report file whose name is based on the name of the input file.</w:t>
      </w:r>
    </w:p>
    <w:p w14:paraId="2BDEEE44" w14:textId="3B78CC04" w:rsidR="00AD6116" w:rsidRDefault="00AD6116" w:rsidP="00AD6116">
      <w:r>
        <w:t xml:space="preserve">The input to </w:t>
      </w:r>
      <w:r w:rsidRPr="0002333F">
        <w:rPr>
          <w:b/>
          <w:i/>
        </w:rPr>
        <w:t>Kchooser</w:t>
      </w:r>
      <w:r w:rsidR="0002333F" w:rsidRPr="0002333F">
        <w:rPr>
          <w:b/>
          <w:i/>
        </w:rPr>
        <w:t>4</w:t>
      </w:r>
      <w:r>
        <w:t xml:space="preserve"> is the </w:t>
      </w:r>
      <w:r w:rsidR="00CF09A1">
        <w:t>input file for k</w:t>
      </w:r>
      <w:r w:rsidR="00136C5A">
        <w:t>SN</w:t>
      </w:r>
      <w:r w:rsidR="00CF09A1">
        <w:t xml:space="preserve">P4 that you created in Section IV using the program </w:t>
      </w:r>
      <w:r w:rsidR="00CF09A1" w:rsidRPr="003653BD">
        <w:rPr>
          <w:b/>
          <w:i/>
        </w:rPr>
        <w:t>MakeKSNP</w:t>
      </w:r>
      <w:r w:rsidR="00CF09A1">
        <w:rPr>
          <w:b/>
          <w:i/>
        </w:rPr>
        <w:t>4</w:t>
      </w:r>
      <w:r w:rsidR="00CF09A1" w:rsidRPr="003653BD">
        <w:rPr>
          <w:b/>
          <w:i/>
        </w:rPr>
        <w:t>infile</w:t>
      </w:r>
      <w:r>
        <w:t xml:space="preserve">.  </w:t>
      </w:r>
    </w:p>
    <w:p w14:paraId="226783D7" w14:textId="77777777" w:rsidR="00AD6116" w:rsidRDefault="00AD6116" w:rsidP="00AD6116"/>
    <w:p w14:paraId="7839A079" w14:textId="31C67074" w:rsidR="00AD6116" w:rsidRPr="00EE4C66" w:rsidRDefault="00AD6116" w:rsidP="00AD6116">
      <w:pPr>
        <w:rPr>
          <w:lang w:val="fr-FR"/>
        </w:rPr>
      </w:pPr>
      <w:r w:rsidRPr="00EE4C66">
        <w:rPr>
          <w:lang w:val="fr-FR"/>
        </w:rPr>
        <w:t xml:space="preserve">Usage: </w:t>
      </w:r>
      <w:r w:rsidRPr="0002333F">
        <w:rPr>
          <w:rFonts w:ascii="Courier" w:hAnsi="Courier"/>
          <w:lang w:val="fr-FR"/>
        </w:rPr>
        <w:t>Kchooser</w:t>
      </w:r>
      <w:r w:rsidR="00CF09A1" w:rsidRPr="0002333F">
        <w:rPr>
          <w:rFonts w:ascii="Courier" w:hAnsi="Courier"/>
          <w:lang w:val="fr-FR"/>
        </w:rPr>
        <w:t>4</w:t>
      </w:r>
      <w:r w:rsidRPr="0002333F">
        <w:rPr>
          <w:rFonts w:ascii="Courier" w:hAnsi="Courier"/>
          <w:lang w:val="fr-FR"/>
        </w:rPr>
        <w:t xml:space="preserve"> </w:t>
      </w:r>
      <w:r w:rsidR="0002333F">
        <w:rPr>
          <w:rFonts w:ascii="Courier" w:hAnsi="Courier"/>
          <w:lang w:val="fr-FR"/>
        </w:rPr>
        <w:t xml:space="preserve">-in </w:t>
      </w:r>
      <w:proofErr w:type="spellStart"/>
      <w:r w:rsidR="0002333F">
        <w:rPr>
          <w:rFonts w:ascii="Courier" w:hAnsi="Courier"/>
          <w:lang w:val="fr-FR"/>
        </w:rPr>
        <w:t>infileName</w:t>
      </w:r>
      <w:proofErr w:type="spellEnd"/>
    </w:p>
    <w:p w14:paraId="55CE4C33" w14:textId="776AA8EC" w:rsidR="00AD6116" w:rsidRPr="00EE4C66" w:rsidRDefault="00AD6116" w:rsidP="00AD6116">
      <w:pPr>
        <w:rPr>
          <w:lang w:val="fr-FR"/>
        </w:rPr>
      </w:pPr>
      <w:r w:rsidRPr="00EE4C66">
        <w:rPr>
          <w:lang w:val="fr-FR"/>
        </w:rPr>
        <w:t xml:space="preserve">Example: </w:t>
      </w:r>
      <w:r w:rsidRPr="00CA5323">
        <w:rPr>
          <w:rFonts w:ascii="Courier" w:hAnsi="Courier"/>
          <w:lang w:val="fr-FR"/>
        </w:rPr>
        <w:t>Kchooser</w:t>
      </w:r>
      <w:r w:rsidR="00136C5A">
        <w:rPr>
          <w:rFonts w:ascii="Courier" w:hAnsi="Courier"/>
          <w:lang w:val="fr-FR"/>
        </w:rPr>
        <w:t>4</w:t>
      </w:r>
      <w:r w:rsidRPr="00CA5323">
        <w:rPr>
          <w:rFonts w:ascii="Courier" w:hAnsi="Courier"/>
          <w:lang w:val="fr-FR"/>
        </w:rPr>
        <w:t xml:space="preserve"> </w:t>
      </w:r>
      <w:r w:rsidR="00C47F8A">
        <w:rPr>
          <w:rFonts w:ascii="Courier" w:hAnsi="Courier"/>
          <w:lang w:val="fr-FR"/>
        </w:rPr>
        <w:t xml:space="preserve">-in </w:t>
      </w:r>
      <w:r w:rsidR="0002333F">
        <w:rPr>
          <w:rFonts w:ascii="Courier" w:hAnsi="Courier"/>
          <w:lang w:val="fr-FR"/>
        </w:rPr>
        <w:t>VC.in</w:t>
      </w:r>
      <w:r w:rsidRPr="00EE4C66">
        <w:rPr>
          <w:lang w:val="fr-FR"/>
        </w:rPr>
        <w:t>.</w:t>
      </w:r>
    </w:p>
    <w:p w14:paraId="664E1F4F" w14:textId="3785652C" w:rsidR="00AD6116" w:rsidRPr="005B451E" w:rsidRDefault="00AD6116" w:rsidP="00AD6116">
      <w:r w:rsidRPr="00EE4C66">
        <w:rPr>
          <w:lang w:val="fr-FR"/>
        </w:rPr>
        <w:t xml:space="preserve">Output file: </w:t>
      </w:r>
      <w:r w:rsidR="0002333F">
        <w:rPr>
          <w:lang w:val="fr-FR"/>
        </w:rPr>
        <w:t>Kchooser4_VC</w:t>
      </w:r>
      <w:r w:rsidRPr="00EE4C66">
        <w:rPr>
          <w:lang w:val="fr-FR"/>
        </w:rPr>
        <w:t>.report</w:t>
      </w:r>
      <w:r>
        <w:t>.</w:t>
      </w:r>
    </w:p>
    <w:p w14:paraId="5E141149" w14:textId="77777777" w:rsidR="00AD6116" w:rsidRDefault="00AD6116" w:rsidP="00AD6116"/>
    <w:p w14:paraId="3C5FDE9B" w14:textId="62096EC2" w:rsidR="00AD6116" w:rsidRPr="005B451E" w:rsidRDefault="0002333F" w:rsidP="00AD6116">
      <w:pPr>
        <w:rPr>
          <w:rFonts w:ascii="Courier" w:hAnsi="Courier"/>
          <w:sz w:val="20"/>
        </w:rPr>
      </w:pPr>
      <w:r w:rsidRPr="0002333F">
        <w:rPr>
          <w:noProof/>
        </w:rPr>
        <w:drawing>
          <wp:inline distT="0" distB="0" distL="0" distR="0" wp14:anchorId="1EEAFF51" wp14:editId="42B32DA7">
            <wp:extent cx="5671397" cy="1851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397" cy="1851285"/>
                    </a:xfrm>
                    <a:prstGeom prst="rect">
                      <a:avLst/>
                    </a:prstGeom>
                  </pic:spPr>
                </pic:pic>
              </a:graphicData>
            </a:graphic>
          </wp:inline>
        </w:drawing>
      </w:r>
    </w:p>
    <w:p w14:paraId="51A81AC9" w14:textId="4C835573" w:rsidR="0002333F" w:rsidRDefault="0002333F" w:rsidP="00AD6116">
      <w:r>
        <w:t>FUK was 0.99004</w:t>
      </w:r>
      <w:r w:rsidR="00390DB9">
        <w:t xml:space="preserve"> when k was 17 so the optimum value of k is 17 + 2 = 19.</w:t>
      </w:r>
    </w:p>
    <w:p w14:paraId="79410629" w14:textId="65720932" w:rsidR="0002333F" w:rsidRDefault="0002333F" w:rsidP="00AD6116"/>
    <w:p w14:paraId="62D7BCFF" w14:textId="5580930D" w:rsidR="00390DB9" w:rsidRDefault="00390DB9" w:rsidP="00AD6116">
      <w:r>
        <w:t>With a different data set the input was BigData.in.</w:t>
      </w:r>
    </w:p>
    <w:p w14:paraId="40963E47" w14:textId="45ED7039" w:rsidR="00390DB9" w:rsidRDefault="00390DB9" w:rsidP="00AD6116">
      <w:r w:rsidRPr="00390DB9">
        <w:rPr>
          <w:noProof/>
        </w:rPr>
        <w:drawing>
          <wp:inline distT="0" distB="0" distL="0" distR="0" wp14:anchorId="40F72614" wp14:editId="263351C9">
            <wp:extent cx="5814935" cy="1993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935" cy="1993692"/>
                    </a:xfrm>
                    <a:prstGeom prst="rect">
                      <a:avLst/>
                    </a:prstGeom>
                  </pic:spPr>
                </pic:pic>
              </a:graphicData>
            </a:graphic>
          </wp:inline>
        </w:drawing>
      </w:r>
    </w:p>
    <w:p w14:paraId="44EBAAF0" w14:textId="2F4DA68C" w:rsidR="00AD6116" w:rsidRPr="00390DB9" w:rsidRDefault="00AD6116" w:rsidP="00AD6116">
      <w:r w:rsidRPr="005B451E">
        <w:t xml:space="preserve">The fraction of unique kmers has </w:t>
      </w:r>
      <w:r>
        <w:t xml:space="preserve">reached a </w:t>
      </w:r>
      <w:r w:rsidRPr="005B451E">
        <w:t>plateau at a bit over 0.9</w:t>
      </w:r>
      <w:r w:rsidR="00390DB9">
        <w:t>8</w:t>
      </w:r>
      <w:r>
        <w:t>, suggesting that</w:t>
      </w:r>
      <w:r w:rsidR="00390DB9">
        <w:t xml:space="preserve"> a bit more than</w:t>
      </w:r>
      <w:r>
        <w:t xml:space="preserve"> </w:t>
      </w:r>
      <w:r w:rsidR="00390DB9">
        <w:t>1</w:t>
      </w:r>
      <w:r>
        <w:t xml:space="preserve">% of that particular genome is duplicated. </w:t>
      </w:r>
      <w:r w:rsidR="00B05356">
        <w:t>Increasing</w:t>
      </w:r>
      <w:r w:rsidR="00390DB9">
        <w:t xml:space="preserve"> k from 19 to 21 increased FUK by &lt; 0.001, so </w:t>
      </w:r>
      <w:r w:rsidR="00390DB9">
        <w:rPr>
          <w:b/>
          <w:i/>
        </w:rPr>
        <w:t>Kchooser4</w:t>
      </w:r>
      <w:r w:rsidR="00390DB9">
        <w:t xml:space="preserve"> reports an optimum k of 21.</w:t>
      </w:r>
    </w:p>
    <w:p w14:paraId="3ADD44E5" w14:textId="77777777" w:rsidR="00390DB9" w:rsidRDefault="00390DB9" w:rsidP="00AD6116"/>
    <w:p w14:paraId="7003F52E" w14:textId="502772D9" w:rsidR="00AD6116" w:rsidRPr="00B23448" w:rsidRDefault="00AD6116" w:rsidP="00AD6116">
      <w:r w:rsidRPr="00B05356">
        <w:rPr>
          <w:b/>
          <w:i/>
        </w:rPr>
        <w:t>Kchooser</w:t>
      </w:r>
      <w:r w:rsidR="00390DB9" w:rsidRPr="00B05356">
        <w:rPr>
          <w:b/>
          <w:i/>
        </w:rPr>
        <w:t>4</w:t>
      </w:r>
      <w:r>
        <w:t xml:space="preserve"> runs fairly quickly. For a data set consisting of </w:t>
      </w:r>
      <w:r w:rsidR="00B05356">
        <w:t>100</w:t>
      </w:r>
      <w:r>
        <w:t xml:space="preserve"> </w:t>
      </w:r>
      <w:r>
        <w:rPr>
          <w:i/>
        </w:rPr>
        <w:t>E. coli</w:t>
      </w:r>
      <w:r>
        <w:t xml:space="preserve"> genomes </w:t>
      </w:r>
      <w:r w:rsidRPr="00B05356">
        <w:rPr>
          <w:b/>
          <w:bCs/>
          <w:i/>
          <w:iCs/>
        </w:rPr>
        <w:t>Kchooser</w:t>
      </w:r>
      <w:r w:rsidR="00B05356" w:rsidRPr="00B05356">
        <w:rPr>
          <w:b/>
          <w:bCs/>
          <w:i/>
          <w:iCs/>
        </w:rPr>
        <w:t>4</w:t>
      </w:r>
      <w:r>
        <w:t xml:space="preserve"> required </w:t>
      </w:r>
      <w:r w:rsidR="00B05356">
        <w:t>72</w:t>
      </w:r>
      <w:r>
        <w:t xml:space="preserve"> </w:t>
      </w:r>
      <w:r w:rsidR="00B05356">
        <w:t>seconds</w:t>
      </w:r>
      <w:r>
        <w:t xml:space="preserve">.  </w:t>
      </w:r>
      <w:r w:rsidR="00550173">
        <w:t xml:space="preserve">The inclusion of genomes as raw reads can dramatically increase the time required by </w:t>
      </w:r>
      <w:r w:rsidR="00550173">
        <w:rPr>
          <w:b/>
          <w:bCs/>
          <w:i/>
          <w:iCs/>
        </w:rPr>
        <w:t>Kchooser4</w:t>
      </w:r>
      <w:r w:rsidR="00550173">
        <w:t>.</w:t>
      </w:r>
      <w:r>
        <w:t xml:space="preserve">  To speed up the process raw read genomes </w:t>
      </w:r>
      <w:r w:rsidR="00CF09A1">
        <w:t>should</w:t>
      </w:r>
      <w:r>
        <w:t xml:space="preserve"> be removed from the </w:t>
      </w:r>
      <w:r w:rsidR="00550173">
        <w:t>input file</w:t>
      </w:r>
      <w:r>
        <w:t xml:space="preserve"> before running </w:t>
      </w:r>
      <w:r w:rsidRPr="00B05356">
        <w:rPr>
          <w:b/>
          <w:i/>
        </w:rPr>
        <w:t>Kchooser</w:t>
      </w:r>
      <w:r w:rsidR="00CF09A1" w:rsidRPr="00B05356">
        <w:rPr>
          <w:b/>
          <w:i/>
        </w:rPr>
        <w:t>4</w:t>
      </w:r>
      <w:r>
        <w:t>.</w:t>
      </w:r>
    </w:p>
    <w:p w14:paraId="64CFF9B9" w14:textId="77777777" w:rsidR="00AD6116" w:rsidRPr="000F6C44" w:rsidRDefault="00AD6116" w:rsidP="000F6C44"/>
    <w:p w14:paraId="7B385BC1" w14:textId="28DA1B6B" w:rsidR="00D242E5" w:rsidRPr="00D242E5" w:rsidRDefault="00D242E5" w:rsidP="00D242E5"/>
    <w:p w14:paraId="2EE01C04" w14:textId="580F97EC" w:rsidR="00CB774E" w:rsidRPr="00FF66BE" w:rsidRDefault="001547F9" w:rsidP="00FF66BE">
      <w:pPr>
        <w:pStyle w:val="Heading1"/>
        <w:rPr>
          <w:sz w:val="36"/>
        </w:rPr>
      </w:pPr>
      <w:bookmarkStart w:id="9" w:name="_Toc112704898"/>
      <w:r>
        <w:rPr>
          <w:sz w:val="36"/>
        </w:rPr>
        <w:lastRenderedPageBreak/>
        <w:t>V</w:t>
      </w:r>
      <w:r w:rsidR="00324777">
        <w:rPr>
          <w:sz w:val="36"/>
        </w:rPr>
        <w:t>I</w:t>
      </w:r>
      <w:r w:rsidR="007246E2">
        <w:rPr>
          <w:sz w:val="36"/>
        </w:rPr>
        <w:t>I</w:t>
      </w:r>
      <w:r w:rsidR="00EC6ED4" w:rsidRPr="00F2008A">
        <w:rPr>
          <w:sz w:val="36"/>
        </w:rPr>
        <w:t>.</w:t>
      </w:r>
      <w:r w:rsidR="00EC6ED4" w:rsidRPr="00F2008A">
        <w:rPr>
          <w:sz w:val="36"/>
        </w:rPr>
        <w:tab/>
      </w:r>
      <w:r w:rsidR="00F37FB8" w:rsidRPr="00F2008A">
        <w:rPr>
          <w:sz w:val="36"/>
        </w:rPr>
        <w:t xml:space="preserve">Running </w:t>
      </w:r>
      <w:r w:rsidR="00716FAE">
        <w:rPr>
          <w:sz w:val="36"/>
        </w:rPr>
        <w:t>kSNP</w:t>
      </w:r>
      <w:r w:rsidR="00FF66BE">
        <w:rPr>
          <w:sz w:val="36"/>
        </w:rPr>
        <w:t>4</w:t>
      </w:r>
      <w:bookmarkEnd w:id="9"/>
    </w:p>
    <w:p w14:paraId="669F842B" w14:textId="3B16C234" w:rsidR="00F37FB8" w:rsidRPr="00491180" w:rsidRDefault="00716FAE" w:rsidP="00EE5FEE">
      <w:r>
        <w:t>kSN</w:t>
      </w:r>
      <w:r w:rsidR="00FF66BE">
        <w:t>P4</w:t>
      </w:r>
      <w:r w:rsidR="00B63E16">
        <w:t xml:space="preserve"> is run from the command line within the </w:t>
      </w:r>
      <w:r w:rsidR="00B63E16" w:rsidRPr="00B8294A">
        <w:rPr>
          <w:b/>
          <w:i/>
        </w:rPr>
        <w:t>Terminal</w:t>
      </w:r>
      <w:r w:rsidR="00B63E16">
        <w:t xml:space="preserve"> program.</w:t>
      </w:r>
    </w:p>
    <w:p w14:paraId="109E40BD" w14:textId="77777777" w:rsidR="00F37FB8" w:rsidRDefault="00F37FB8" w:rsidP="00F3484F"/>
    <w:p w14:paraId="22264158" w14:textId="7FC3D9E4" w:rsidR="00F37FB8" w:rsidRDefault="00491180" w:rsidP="00F3484F">
      <w:r>
        <w:t>E</w:t>
      </w:r>
      <w:r w:rsidR="00F37FB8">
        <w:t xml:space="preserve">nter the word </w:t>
      </w:r>
      <w:r w:rsidR="00716FAE">
        <w:rPr>
          <w:rFonts w:ascii="Courier" w:hAnsi="Courier"/>
        </w:rPr>
        <w:t>kSNP</w:t>
      </w:r>
      <w:r w:rsidR="00FF66BE">
        <w:rPr>
          <w:rFonts w:ascii="Courier" w:hAnsi="Courier"/>
        </w:rPr>
        <w:t>4</w:t>
      </w:r>
      <w:r w:rsidR="00EC6ED4">
        <w:t xml:space="preserve"> followed by a</w:t>
      </w:r>
      <w:r w:rsidR="00F37FB8">
        <w:t xml:space="preserve"> series of </w:t>
      </w:r>
      <w:r w:rsidR="00F37FB8">
        <w:rPr>
          <w:i/>
        </w:rPr>
        <w:t>arguments</w:t>
      </w:r>
      <w:r>
        <w:rPr>
          <w:iCs/>
        </w:rPr>
        <w:t xml:space="preserve"> separated by spaces</w:t>
      </w:r>
      <w:r w:rsidR="00F37FB8">
        <w:t xml:space="preserve">. Arguments are instructions that tell </w:t>
      </w:r>
      <w:r w:rsidR="00716FAE" w:rsidRPr="00491180">
        <w:rPr>
          <w:b/>
          <w:i/>
        </w:rPr>
        <w:t>kSNP</w:t>
      </w:r>
      <w:r w:rsidR="00FF66BE" w:rsidRPr="00491180">
        <w:rPr>
          <w:b/>
          <w:i/>
        </w:rPr>
        <w:t>4</w:t>
      </w:r>
      <w:r w:rsidR="00F37FB8">
        <w:t xml:space="preserve"> exactly what to do. An argument consists of a flag and a value, for instance the argument</w:t>
      </w:r>
    </w:p>
    <w:p w14:paraId="30A586AA" w14:textId="6D3776E7" w:rsidR="0095620B" w:rsidRDefault="00F37FB8" w:rsidP="00F3484F">
      <w:r>
        <w:t xml:space="preserve"> </w:t>
      </w:r>
      <w:r w:rsidR="006E48E7">
        <w:rPr>
          <w:rFonts w:ascii="Courier" w:hAnsi="Courier"/>
        </w:rPr>
        <w:t>-</w:t>
      </w:r>
      <w:r w:rsidR="00CE1E6A">
        <w:rPr>
          <w:rFonts w:ascii="Courier" w:hAnsi="Courier"/>
        </w:rPr>
        <w:t>in</w:t>
      </w:r>
      <w:r>
        <w:rPr>
          <w:rFonts w:ascii="Courier" w:hAnsi="Courier"/>
        </w:rPr>
        <w:t xml:space="preserve"> </w:t>
      </w:r>
      <w:r w:rsidR="00CE1E6A">
        <w:rPr>
          <w:rFonts w:ascii="Courier" w:hAnsi="Courier"/>
        </w:rPr>
        <w:t>in_list</w:t>
      </w:r>
      <w:r>
        <w:t xml:space="preserve">  says that the input file is named </w:t>
      </w:r>
      <w:r w:rsidR="00CE1E6A">
        <w:t>in_list</w:t>
      </w:r>
      <w:r>
        <w:t>.  There must always be a space between the flag and the value</w:t>
      </w:r>
      <w:r w:rsidR="00491180">
        <w:t>, and there must always be a space between an argument and the next argument</w:t>
      </w:r>
      <w:r>
        <w:t>.  The table below lists the arguments and what they mean</w:t>
      </w:r>
      <w:r w:rsidR="0095620B">
        <w:t>.  Arguments may be entered in any order</w:t>
      </w:r>
      <w:r w:rsidR="00CE1E6A">
        <w:t>.</w:t>
      </w:r>
    </w:p>
    <w:p w14:paraId="592BFC5A" w14:textId="03D971EF" w:rsidR="00F37FB8" w:rsidRDefault="00F37FB8" w:rsidP="00CA3215">
      <w:pPr>
        <w:tabs>
          <w:tab w:val="left" w:pos="-360"/>
        </w:tabs>
      </w:pPr>
    </w:p>
    <w:p w14:paraId="47F49499" w14:textId="77777777" w:rsidR="00491180" w:rsidRDefault="00491180" w:rsidP="00CA3215">
      <w:pPr>
        <w:tabs>
          <w:tab w:val="left" w:pos="-360"/>
        </w:tabs>
      </w:pPr>
    </w:p>
    <w:p w14:paraId="077CE54F" w14:textId="7D20B5EC" w:rsidR="00176712" w:rsidRDefault="00176712"/>
    <w:p w14:paraId="5D75CEA8" w14:textId="77777777" w:rsidR="00F37FB8" w:rsidRDefault="00F37FB8" w:rsidP="00F3484F">
      <w:r>
        <w:t>Table 1 Command line arguments</w:t>
      </w:r>
      <w:r w:rsidR="0095620B">
        <w:t>*</w:t>
      </w:r>
    </w:p>
    <w:tbl>
      <w:tblPr>
        <w:tblStyle w:val="TableGrid"/>
        <w:tblW w:w="0" w:type="auto"/>
        <w:tblLook w:val="00A0" w:firstRow="1" w:lastRow="0" w:firstColumn="1" w:lastColumn="0" w:noHBand="0" w:noVBand="0"/>
      </w:tblPr>
      <w:tblGrid>
        <w:gridCol w:w="1764"/>
        <w:gridCol w:w="1545"/>
        <w:gridCol w:w="1378"/>
        <w:gridCol w:w="4393"/>
        <w:gridCol w:w="1846"/>
      </w:tblGrid>
      <w:tr w:rsidR="00F37FB8" w14:paraId="0FDB07CD" w14:textId="77777777" w:rsidTr="000A7AAE">
        <w:tc>
          <w:tcPr>
            <w:tcW w:w="1764" w:type="dxa"/>
          </w:tcPr>
          <w:p w14:paraId="0B85DD66" w14:textId="77777777" w:rsidR="00F37FB8" w:rsidRPr="0095620B" w:rsidRDefault="0095620B" w:rsidP="00F3484F">
            <w:pPr>
              <w:rPr>
                <w:b/>
              </w:rPr>
            </w:pPr>
            <w:r>
              <w:rPr>
                <w:b/>
              </w:rPr>
              <w:t>Argument</w:t>
            </w:r>
          </w:p>
        </w:tc>
        <w:tc>
          <w:tcPr>
            <w:tcW w:w="1545" w:type="dxa"/>
          </w:tcPr>
          <w:p w14:paraId="298B47C8" w14:textId="77777777" w:rsidR="00F37FB8" w:rsidRPr="0095620B" w:rsidRDefault="0095620B" w:rsidP="00F3484F">
            <w:pPr>
              <w:rPr>
                <w:b/>
              </w:rPr>
            </w:pPr>
            <w:r>
              <w:rPr>
                <w:b/>
              </w:rPr>
              <w:t>flag</w:t>
            </w:r>
          </w:p>
        </w:tc>
        <w:tc>
          <w:tcPr>
            <w:tcW w:w="1378" w:type="dxa"/>
          </w:tcPr>
          <w:p w14:paraId="5F4D8032" w14:textId="77777777" w:rsidR="00F37FB8" w:rsidRPr="0095620B" w:rsidRDefault="0095620B" w:rsidP="00F3484F">
            <w:pPr>
              <w:rPr>
                <w:b/>
              </w:rPr>
            </w:pPr>
            <w:r>
              <w:rPr>
                <w:b/>
              </w:rPr>
              <w:t>value</w:t>
            </w:r>
          </w:p>
        </w:tc>
        <w:tc>
          <w:tcPr>
            <w:tcW w:w="4393" w:type="dxa"/>
          </w:tcPr>
          <w:p w14:paraId="3B3BF560" w14:textId="77777777" w:rsidR="00F37FB8" w:rsidRPr="0095620B" w:rsidRDefault="0095620B" w:rsidP="00F3484F">
            <w:pPr>
              <w:rPr>
                <w:b/>
              </w:rPr>
            </w:pPr>
            <w:r>
              <w:rPr>
                <w:b/>
              </w:rPr>
              <w:t>example</w:t>
            </w:r>
          </w:p>
        </w:tc>
        <w:tc>
          <w:tcPr>
            <w:tcW w:w="1846" w:type="dxa"/>
          </w:tcPr>
          <w:p w14:paraId="06413D58" w14:textId="77777777" w:rsidR="00F37FB8" w:rsidRPr="0095620B" w:rsidRDefault="0095620B" w:rsidP="00F3484F">
            <w:pPr>
              <w:rPr>
                <w:b/>
              </w:rPr>
            </w:pPr>
            <w:r>
              <w:rPr>
                <w:b/>
              </w:rPr>
              <w:t>comment</w:t>
            </w:r>
          </w:p>
        </w:tc>
      </w:tr>
      <w:tr w:rsidR="00F37FB8" w14:paraId="328755CE" w14:textId="77777777" w:rsidTr="000A7AAE">
        <w:tc>
          <w:tcPr>
            <w:tcW w:w="1764" w:type="dxa"/>
          </w:tcPr>
          <w:p w14:paraId="60C70B1A" w14:textId="77777777" w:rsidR="00F37FB8" w:rsidRDefault="0095620B" w:rsidP="00874CD7">
            <w:r>
              <w:t xml:space="preserve">input </w:t>
            </w:r>
            <w:r w:rsidR="00005D13">
              <w:t xml:space="preserve"> </w:t>
            </w:r>
            <w:r>
              <w:t>file</w:t>
            </w:r>
            <w:r w:rsidR="00005D13">
              <w:t xml:space="preserve"> listing paths and genome names of </w:t>
            </w:r>
            <w:r w:rsidR="00874CD7">
              <w:t>genome fasta files</w:t>
            </w:r>
            <w:r w:rsidR="00005D13">
              <w:t xml:space="preserve"> for analysis</w:t>
            </w:r>
          </w:p>
        </w:tc>
        <w:tc>
          <w:tcPr>
            <w:tcW w:w="1545" w:type="dxa"/>
          </w:tcPr>
          <w:p w14:paraId="4F01D729" w14:textId="77777777" w:rsidR="00F37FB8" w:rsidRDefault="0095620B" w:rsidP="00F3484F">
            <w:r>
              <w:t>-</w:t>
            </w:r>
            <w:r w:rsidR="00716FAE">
              <w:t>in</w:t>
            </w:r>
          </w:p>
        </w:tc>
        <w:tc>
          <w:tcPr>
            <w:tcW w:w="1378" w:type="dxa"/>
          </w:tcPr>
          <w:p w14:paraId="14A81D42" w14:textId="77777777" w:rsidR="00F37FB8" w:rsidRDefault="0095620B" w:rsidP="00F3484F">
            <w:r>
              <w:t>file name</w:t>
            </w:r>
          </w:p>
        </w:tc>
        <w:tc>
          <w:tcPr>
            <w:tcW w:w="4393" w:type="dxa"/>
          </w:tcPr>
          <w:p w14:paraId="10772CE5" w14:textId="7AC90C52" w:rsidR="00F37FB8" w:rsidRPr="0095620B" w:rsidRDefault="00716FAE" w:rsidP="00716FAE">
            <w:pPr>
              <w:rPr>
                <w:rFonts w:ascii="Courier" w:hAnsi="Courier"/>
              </w:rPr>
            </w:pPr>
            <w:r>
              <w:rPr>
                <w:rFonts w:ascii="Courier" w:hAnsi="Courier"/>
              </w:rPr>
              <w:t>-in</w:t>
            </w:r>
            <w:r w:rsidR="0095620B" w:rsidRPr="0095620B">
              <w:rPr>
                <w:rFonts w:ascii="Courier" w:hAnsi="Courier"/>
              </w:rPr>
              <w:t xml:space="preserve"> </w:t>
            </w:r>
            <w:proofErr w:type="spellStart"/>
            <w:r>
              <w:rPr>
                <w:rFonts w:ascii="Courier" w:hAnsi="Courier"/>
              </w:rPr>
              <w:t>in</w:t>
            </w:r>
            <w:r w:rsidR="00491180">
              <w:rPr>
                <w:rFonts w:ascii="Courier" w:hAnsi="Courier"/>
              </w:rPr>
              <w:t>fileName</w:t>
            </w:r>
            <w:proofErr w:type="spellEnd"/>
          </w:p>
        </w:tc>
        <w:tc>
          <w:tcPr>
            <w:tcW w:w="1846" w:type="dxa"/>
          </w:tcPr>
          <w:p w14:paraId="4701FE58" w14:textId="77777777" w:rsidR="00F37FB8" w:rsidRPr="003D3E89" w:rsidRDefault="0095620B" w:rsidP="00F3484F">
            <w:pPr>
              <w:rPr>
                <w:color w:val="FF0000"/>
              </w:rPr>
            </w:pPr>
            <w:r w:rsidRPr="003D3E89">
              <w:rPr>
                <w:color w:val="FF0000"/>
              </w:rPr>
              <w:t>required</w:t>
            </w:r>
          </w:p>
        </w:tc>
      </w:tr>
      <w:tr w:rsidR="00F37FB8" w14:paraId="6CE90FD1" w14:textId="77777777" w:rsidTr="000A7AAE">
        <w:tc>
          <w:tcPr>
            <w:tcW w:w="1764" w:type="dxa"/>
          </w:tcPr>
          <w:p w14:paraId="0CF37F87" w14:textId="77777777" w:rsidR="00F37FB8" w:rsidRDefault="00CB774E" w:rsidP="00F3484F">
            <w:r>
              <w:t>directory</w:t>
            </w:r>
            <w:r w:rsidR="0095620B">
              <w:t xml:space="preserve"> for output files</w:t>
            </w:r>
          </w:p>
        </w:tc>
        <w:tc>
          <w:tcPr>
            <w:tcW w:w="1545" w:type="dxa"/>
          </w:tcPr>
          <w:p w14:paraId="747020A7" w14:textId="77777777" w:rsidR="00F37FB8" w:rsidRDefault="00716FAE" w:rsidP="00F3484F">
            <w:r>
              <w:t>-outdir</w:t>
            </w:r>
          </w:p>
        </w:tc>
        <w:tc>
          <w:tcPr>
            <w:tcW w:w="1378" w:type="dxa"/>
          </w:tcPr>
          <w:p w14:paraId="0CA192DE" w14:textId="77777777" w:rsidR="00F37FB8" w:rsidRDefault="0095620B" w:rsidP="00F3484F">
            <w:r>
              <w:t xml:space="preserve">name of </w:t>
            </w:r>
            <w:r w:rsidR="00CB774E">
              <w:t>directory</w:t>
            </w:r>
          </w:p>
        </w:tc>
        <w:tc>
          <w:tcPr>
            <w:tcW w:w="4393" w:type="dxa"/>
          </w:tcPr>
          <w:p w14:paraId="2D8C0D37" w14:textId="77777777" w:rsidR="00F37FB8" w:rsidRPr="0095620B" w:rsidRDefault="003D3E89" w:rsidP="00F3484F">
            <w:pPr>
              <w:rPr>
                <w:rFonts w:ascii="Courier" w:hAnsi="Courier"/>
              </w:rPr>
            </w:pPr>
            <w:r>
              <w:rPr>
                <w:rFonts w:ascii="Courier" w:hAnsi="Courier"/>
              </w:rPr>
              <w:t>-outdir</w:t>
            </w:r>
            <w:r w:rsidR="0095620B">
              <w:rPr>
                <w:rFonts w:ascii="Courier" w:hAnsi="Courier"/>
              </w:rPr>
              <w:t xml:space="preserve"> Run1</w:t>
            </w:r>
          </w:p>
        </w:tc>
        <w:tc>
          <w:tcPr>
            <w:tcW w:w="1846" w:type="dxa"/>
          </w:tcPr>
          <w:p w14:paraId="70E3C427" w14:textId="77777777" w:rsidR="00F37FB8" w:rsidRPr="003D3E89" w:rsidRDefault="0095620B" w:rsidP="00F3484F">
            <w:pPr>
              <w:rPr>
                <w:color w:val="FF0000"/>
              </w:rPr>
            </w:pPr>
            <w:r w:rsidRPr="003D3E89">
              <w:rPr>
                <w:color w:val="FF0000"/>
              </w:rPr>
              <w:t>required</w:t>
            </w:r>
          </w:p>
        </w:tc>
      </w:tr>
      <w:tr w:rsidR="00F37FB8" w14:paraId="36BF0EE7" w14:textId="77777777" w:rsidTr="000A7AAE">
        <w:tc>
          <w:tcPr>
            <w:tcW w:w="1764" w:type="dxa"/>
          </w:tcPr>
          <w:p w14:paraId="4410A44F" w14:textId="77777777" w:rsidR="00F37FB8" w:rsidRDefault="008E2696" w:rsidP="00F3484F">
            <w:r>
              <w:t>k-mer</w:t>
            </w:r>
            <w:r w:rsidR="0095620B">
              <w:t xml:space="preserve"> size</w:t>
            </w:r>
          </w:p>
        </w:tc>
        <w:tc>
          <w:tcPr>
            <w:tcW w:w="1545" w:type="dxa"/>
          </w:tcPr>
          <w:p w14:paraId="4D7C4D61" w14:textId="77777777" w:rsidR="00F37FB8" w:rsidRDefault="0095620B" w:rsidP="00F3484F">
            <w:r>
              <w:t>-k</w:t>
            </w:r>
          </w:p>
        </w:tc>
        <w:tc>
          <w:tcPr>
            <w:tcW w:w="1378" w:type="dxa"/>
          </w:tcPr>
          <w:p w14:paraId="34B1648C" w14:textId="77777777" w:rsidR="00F37FB8" w:rsidRDefault="0095620B" w:rsidP="009908BB">
            <w:r>
              <w:t>odd int</w:t>
            </w:r>
            <w:r w:rsidR="00AB1F94">
              <w:t>e</w:t>
            </w:r>
            <w:r>
              <w:t>ger</w:t>
            </w:r>
          </w:p>
        </w:tc>
        <w:tc>
          <w:tcPr>
            <w:tcW w:w="4393" w:type="dxa"/>
          </w:tcPr>
          <w:p w14:paraId="146B0E54" w14:textId="77777777" w:rsidR="00F37FB8" w:rsidRPr="0095620B" w:rsidRDefault="0095620B" w:rsidP="00F3484F">
            <w:pPr>
              <w:rPr>
                <w:rFonts w:ascii="Courier" w:hAnsi="Courier"/>
              </w:rPr>
            </w:pPr>
            <w:r>
              <w:rPr>
                <w:rFonts w:ascii="Courier" w:hAnsi="Courier"/>
              </w:rPr>
              <w:t>-k 13</w:t>
            </w:r>
          </w:p>
        </w:tc>
        <w:tc>
          <w:tcPr>
            <w:tcW w:w="1846" w:type="dxa"/>
          </w:tcPr>
          <w:p w14:paraId="6A115A38" w14:textId="4DBC5037" w:rsidR="00F37FB8" w:rsidRPr="003D3E89" w:rsidRDefault="00005D13" w:rsidP="00F3484F">
            <w:pPr>
              <w:rPr>
                <w:color w:val="FF0000"/>
              </w:rPr>
            </w:pPr>
            <w:r w:rsidRPr="003D3E89">
              <w:rPr>
                <w:color w:val="FF0000"/>
              </w:rPr>
              <w:t>R</w:t>
            </w:r>
            <w:r w:rsidR="0095620B" w:rsidRPr="003D3E89">
              <w:rPr>
                <w:color w:val="FF0000"/>
              </w:rPr>
              <w:t>equired</w:t>
            </w:r>
            <w:r>
              <w:rPr>
                <w:color w:val="FF0000"/>
              </w:rPr>
              <w:t xml:space="preserve">, length of </w:t>
            </w:r>
            <w:r w:rsidR="00491180">
              <w:rPr>
                <w:color w:val="FF0000"/>
              </w:rPr>
              <w:t>kmer containing the SNP</w:t>
            </w:r>
          </w:p>
        </w:tc>
      </w:tr>
      <w:tr w:rsidR="00F37FB8" w14:paraId="03456C2B" w14:textId="77777777" w:rsidTr="000A7AAE">
        <w:tc>
          <w:tcPr>
            <w:tcW w:w="1764" w:type="dxa"/>
          </w:tcPr>
          <w:p w14:paraId="5AAB97B9" w14:textId="77777777" w:rsidR="00F37FB8" w:rsidRDefault="0095620B" w:rsidP="00BA12AB">
            <w:r>
              <w:t>file of genome names</w:t>
            </w:r>
            <w:r w:rsidR="00BA12AB">
              <w:t xml:space="preserve"> to use as references for gene annotation of SNPs</w:t>
            </w:r>
          </w:p>
        </w:tc>
        <w:tc>
          <w:tcPr>
            <w:tcW w:w="1545" w:type="dxa"/>
          </w:tcPr>
          <w:p w14:paraId="03E86BF4" w14:textId="77777777" w:rsidR="00F37FB8" w:rsidRDefault="0095620B" w:rsidP="00F3484F">
            <w:r>
              <w:t>-</w:t>
            </w:r>
            <w:r w:rsidR="00716FAE">
              <w:t>annotate</w:t>
            </w:r>
          </w:p>
        </w:tc>
        <w:tc>
          <w:tcPr>
            <w:tcW w:w="1378" w:type="dxa"/>
          </w:tcPr>
          <w:p w14:paraId="068217A8" w14:textId="77777777" w:rsidR="00F37FB8" w:rsidRDefault="0095620B" w:rsidP="00F3484F">
            <w:r>
              <w:t>file name</w:t>
            </w:r>
          </w:p>
        </w:tc>
        <w:tc>
          <w:tcPr>
            <w:tcW w:w="4393" w:type="dxa"/>
          </w:tcPr>
          <w:p w14:paraId="47D23B5B" w14:textId="7E6462DF" w:rsidR="00F37FB8" w:rsidRPr="0037754D" w:rsidRDefault="00716FAE" w:rsidP="000A0FFA">
            <w:pPr>
              <w:rPr>
                <w:rFonts w:ascii="Courier" w:hAnsi="Courier"/>
              </w:rPr>
            </w:pPr>
            <w:r>
              <w:rPr>
                <w:rFonts w:ascii="Courier" w:hAnsi="Courier"/>
              </w:rPr>
              <w:t>-annotate</w:t>
            </w:r>
            <w:r w:rsidR="0037754D">
              <w:rPr>
                <w:rFonts w:ascii="Courier" w:hAnsi="Courier"/>
              </w:rPr>
              <w:t xml:space="preserve"> </w:t>
            </w:r>
            <w:proofErr w:type="spellStart"/>
            <w:r w:rsidR="000A0FFA">
              <w:rPr>
                <w:rFonts w:ascii="Courier" w:hAnsi="Courier"/>
              </w:rPr>
              <w:t>annotated</w:t>
            </w:r>
            <w:r w:rsidR="00C40A59">
              <w:rPr>
                <w:rFonts w:ascii="Courier" w:hAnsi="Courier"/>
              </w:rPr>
              <w:t>G</w:t>
            </w:r>
            <w:r>
              <w:rPr>
                <w:rFonts w:ascii="Courier" w:hAnsi="Courier"/>
              </w:rPr>
              <w:t>enomes</w:t>
            </w:r>
            <w:proofErr w:type="spellEnd"/>
          </w:p>
        </w:tc>
        <w:tc>
          <w:tcPr>
            <w:tcW w:w="1846" w:type="dxa"/>
          </w:tcPr>
          <w:p w14:paraId="673BFC28" w14:textId="14091561" w:rsidR="00F37FB8" w:rsidRDefault="0095620B" w:rsidP="00F3484F">
            <w:r>
              <w:t>optional</w:t>
            </w:r>
            <w:r w:rsidR="00491180">
              <w:t>.  List of names of genomes to use for annotation.</w:t>
            </w:r>
          </w:p>
        </w:tc>
      </w:tr>
      <w:tr w:rsidR="00F1327A" w14:paraId="5CC1B4C8" w14:textId="77777777" w:rsidTr="000A7AAE">
        <w:tc>
          <w:tcPr>
            <w:tcW w:w="1764" w:type="dxa"/>
          </w:tcPr>
          <w:p w14:paraId="27C5A36C" w14:textId="77777777" w:rsidR="00F1327A" w:rsidRDefault="00EF17F4" w:rsidP="00F3484F">
            <w:r>
              <w:t>calculate core SNPs and core parsimony tree</w:t>
            </w:r>
          </w:p>
        </w:tc>
        <w:tc>
          <w:tcPr>
            <w:tcW w:w="1545" w:type="dxa"/>
          </w:tcPr>
          <w:p w14:paraId="641B3FEC" w14:textId="77777777" w:rsidR="00F1327A" w:rsidRDefault="00F1327A" w:rsidP="00F3484F">
            <w:r w:rsidRPr="00EF17F4">
              <w:t>-c</w:t>
            </w:r>
            <w:r w:rsidR="00EF17F4" w:rsidRPr="00EF17F4">
              <w:t>ore</w:t>
            </w:r>
          </w:p>
        </w:tc>
        <w:tc>
          <w:tcPr>
            <w:tcW w:w="1378" w:type="dxa"/>
          </w:tcPr>
          <w:p w14:paraId="04702AD6" w14:textId="77777777" w:rsidR="00F1327A" w:rsidRDefault="00EF17F4" w:rsidP="00F3484F">
            <w:r>
              <w:t>no value</w:t>
            </w:r>
          </w:p>
        </w:tc>
        <w:tc>
          <w:tcPr>
            <w:tcW w:w="4393" w:type="dxa"/>
          </w:tcPr>
          <w:p w14:paraId="5E280F02" w14:textId="77777777" w:rsidR="00F1327A" w:rsidRPr="00F1327A" w:rsidRDefault="00EF17F4" w:rsidP="00F3484F">
            <w:pPr>
              <w:rPr>
                <w:rFonts w:ascii="Courier" w:hAnsi="Courier"/>
              </w:rPr>
            </w:pPr>
            <w:r>
              <w:rPr>
                <w:rFonts w:ascii="Courier" w:hAnsi="Courier"/>
              </w:rPr>
              <w:t>-core</w:t>
            </w:r>
          </w:p>
        </w:tc>
        <w:tc>
          <w:tcPr>
            <w:tcW w:w="1846" w:type="dxa"/>
          </w:tcPr>
          <w:p w14:paraId="41D4B391" w14:textId="77777777" w:rsidR="00F1327A" w:rsidRDefault="00005D13" w:rsidP="00EF17F4">
            <w:r>
              <w:t>O</w:t>
            </w:r>
            <w:r w:rsidR="00EF17F4">
              <w:t>ptional</w:t>
            </w:r>
          </w:p>
          <w:p w14:paraId="17F99479" w14:textId="77777777" w:rsidR="00005D13" w:rsidRDefault="00005D13" w:rsidP="00EF17F4">
            <w:r>
              <w:t>Calculate loci and tree based only on the SNPs found in all genomes</w:t>
            </w:r>
          </w:p>
        </w:tc>
      </w:tr>
      <w:tr w:rsidR="00F37FB8" w14:paraId="3B50E1A6" w14:textId="77777777" w:rsidTr="000A7AAE">
        <w:tc>
          <w:tcPr>
            <w:tcW w:w="1764" w:type="dxa"/>
          </w:tcPr>
          <w:p w14:paraId="0E4139CC" w14:textId="77777777" w:rsidR="00F37FB8" w:rsidRDefault="0037754D" w:rsidP="00005D13">
            <w:r>
              <w:t xml:space="preserve">minimum fraction </w:t>
            </w:r>
            <w:r w:rsidR="00BA12AB">
              <w:t xml:space="preserve">of genomes </w:t>
            </w:r>
            <w:r>
              <w:t>with locus</w:t>
            </w:r>
          </w:p>
        </w:tc>
        <w:tc>
          <w:tcPr>
            <w:tcW w:w="1545" w:type="dxa"/>
          </w:tcPr>
          <w:p w14:paraId="7752F21D" w14:textId="77777777" w:rsidR="00F37FB8" w:rsidRDefault="0037754D" w:rsidP="00F3484F">
            <w:r>
              <w:t>-m</w:t>
            </w:r>
            <w:r w:rsidR="00716FAE">
              <w:t>in</w:t>
            </w:r>
            <w:r w:rsidR="008F14F5">
              <w:t>_frac</w:t>
            </w:r>
          </w:p>
        </w:tc>
        <w:tc>
          <w:tcPr>
            <w:tcW w:w="1378" w:type="dxa"/>
          </w:tcPr>
          <w:p w14:paraId="441F4CC7" w14:textId="77777777" w:rsidR="00F37FB8" w:rsidRDefault="0037754D" w:rsidP="00F3484F">
            <w:r>
              <w:t>decimal fraction between 0 and 1</w:t>
            </w:r>
          </w:p>
        </w:tc>
        <w:tc>
          <w:tcPr>
            <w:tcW w:w="4393" w:type="dxa"/>
          </w:tcPr>
          <w:p w14:paraId="7FD14D13" w14:textId="77777777" w:rsidR="00F37FB8" w:rsidRPr="0095620B" w:rsidRDefault="0037754D" w:rsidP="00F3484F">
            <w:pPr>
              <w:rPr>
                <w:rFonts w:ascii="Courier" w:hAnsi="Courier"/>
              </w:rPr>
            </w:pPr>
            <w:r>
              <w:rPr>
                <w:rFonts w:ascii="Courier" w:hAnsi="Courier"/>
              </w:rPr>
              <w:t>-m</w:t>
            </w:r>
            <w:r w:rsidR="00A26056">
              <w:rPr>
                <w:rFonts w:ascii="Courier" w:hAnsi="Courier"/>
              </w:rPr>
              <w:t>in</w:t>
            </w:r>
            <w:r w:rsidR="008F14F5">
              <w:rPr>
                <w:rFonts w:ascii="Courier" w:hAnsi="Courier"/>
              </w:rPr>
              <w:t>_frac</w:t>
            </w:r>
            <w:r>
              <w:rPr>
                <w:rFonts w:ascii="Courier" w:hAnsi="Courier"/>
              </w:rPr>
              <w:t xml:space="preserve"> 0.</w:t>
            </w:r>
            <w:r w:rsidR="00917928">
              <w:rPr>
                <w:rFonts w:ascii="Courier" w:hAnsi="Courier"/>
              </w:rPr>
              <w:t>5</w:t>
            </w:r>
          </w:p>
        </w:tc>
        <w:tc>
          <w:tcPr>
            <w:tcW w:w="1846" w:type="dxa"/>
          </w:tcPr>
          <w:p w14:paraId="1B86C97E" w14:textId="77777777" w:rsidR="00F37FB8" w:rsidRDefault="0095620B" w:rsidP="00917928">
            <w:r>
              <w:t>optional</w:t>
            </w:r>
            <w:r w:rsidR="00AB1F94">
              <w:t xml:space="preserve"> </w:t>
            </w:r>
          </w:p>
          <w:p w14:paraId="1CEC965B" w14:textId="77777777" w:rsidR="00005D13" w:rsidRDefault="00005D13" w:rsidP="00917928">
            <w:r>
              <w:t>Calculate a tree based on only SNP loci occurring in at least this fraction of genomes</w:t>
            </w:r>
          </w:p>
        </w:tc>
      </w:tr>
      <w:tr w:rsidR="00120993" w14:paraId="0AEBECF9" w14:textId="77777777" w:rsidTr="000A7AAE">
        <w:tc>
          <w:tcPr>
            <w:tcW w:w="1764" w:type="dxa"/>
          </w:tcPr>
          <w:p w14:paraId="28ED66D0" w14:textId="77777777" w:rsidR="00120993" w:rsidRDefault="00120993" w:rsidP="00716FAE">
            <w:r>
              <w:t xml:space="preserve">Number of </w:t>
            </w:r>
            <w:r w:rsidR="00716FAE">
              <w:t>CPUs to use</w:t>
            </w:r>
          </w:p>
        </w:tc>
        <w:tc>
          <w:tcPr>
            <w:tcW w:w="1545" w:type="dxa"/>
          </w:tcPr>
          <w:p w14:paraId="368DF44F" w14:textId="77777777" w:rsidR="00120993" w:rsidRDefault="00120993" w:rsidP="00F3484F">
            <w:r>
              <w:t>-</w:t>
            </w:r>
            <w:r w:rsidR="00716FAE">
              <w:t>CPU</w:t>
            </w:r>
          </w:p>
        </w:tc>
        <w:tc>
          <w:tcPr>
            <w:tcW w:w="1378" w:type="dxa"/>
          </w:tcPr>
          <w:p w14:paraId="7EE23DC2" w14:textId="6C3B33EE" w:rsidR="00120993" w:rsidRDefault="004A700A" w:rsidP="00F3484F">
            <w:r>
              <w:t>integer</w:t>
            </w:r>
            <w:r w:rsidR="00120993">
              <w:t xml:space="preserve"> between 1 and the number of </w:t>
            </w:r>
            <w:r w:rsidR="00120993">
              <w:lastRenderedPageBreak/>
              <w:t>CPU’s available</w:t>
            </w:r>
          </w:p>
        </w:tc>
        <w:tc>
          <w:tcPr>
            <w:tcW w:w="4393" w:type="dxa"/>
          </w:tcPr>
          <w:p w14:paraId="48682B1F" w14:textId="77777777" w:rsidR="00120993" w:rsidRDefault="00A26056" w:rsidP="00F3484F">
            <w:pPr>
              <w:rPr>
                <w:rFonts w:ascii="Courier" w:hAnsi="Courier"/>
              </w:rPr>
            </w:pPr>
            <w:r>
              <w:rPr>
                <w:rFonts w:ascii="Courier" w:hAnsi="Courier"/>
              </w:rPr>
              <w:lastRenderedPageBreak/>
              <w:t>-CPU</w:t>
            </w:r>
            <w:r w:rsidR="00120993">
              <w:rPr>
                <w:rFonts w:ascii="Courier" w:hAnsi="Courier"/>
              </w:rPr>
              <w:t xml:space="preserve"> 12</w:t>
            </w:r>
          </w:p>
        </w:tc>
        <w:tc>
          <w:tcPr>
            <w:tcW w:w="1846" w:type="dxa"/>
          </w:tcPr>
          <w:p w14:paraId="5F4B109D" w14:textId="77777777" w:rsidR="00120993" w:rsidRDefault="00120993" w:rsidP="00F3484F">
            <w:r>
              <w:t>optional,</w:t>
            </w:r>
          </w:p>
          <w:p w14:paraId="5DC93465" w14:textId="77777777" w:rsidR="00120993" w:rsidRDefault="00120993" w:rsidP="00EF17F4">
            <w:r>
              <w:t xml:space="preserve">defaults to  the number of processors </w:t>
            </w:r>
            <w:r>
              <w:lastRenderedPageBreak/>
              <w:t>available</w:t>
            </w:r>
          </w:p>
        </w:tc>
      </w:tr>
      <w:tr w:rsidR="00376538" w14:paraId="39670F2B" w14:textId="77777777" w:rsidTr="000A7AAE">
        <w:tc>
          <w:tcPr>
            <w:tcW w:w="1764" w:type="dxa"/>
          </w:tcPr>
          <w:p w14:paraId="17EEBD9D" w14:textId="77777777" w:rsidR="00376538" w:rsidRDefault="00376538" w:rsidP="00F3484F">
            <w:r>
              <w:lastRenderedPageBreak/>
              <w:t>Estimate Neighbor Joining tree</w:t>
            </w:r>
          </w:p>
        </w:tc>
        <w:tc>
          <w:tcPr>
            <w:tcW w:w="1545" w:type="dxa"/>
          </w:tcPr>
          <w:p w14:paraId="3CECE981" w14:textId="77777777" w:rsidR="00376538" w:rsidRDefault="00376538" w:rsidP="00F3484F">
            <w:r>
              <w:t>-</w:t>
            </w:r>
            <w:r w:rsidR="00C331C8">
              <w:t>NJ</w:t>
            </w:r>
          </w:p>
        </w:tc>
        <w:tc>
          <w:tcPr>
            <w:tcW w:w="1378" w:type="dxa"/>
          </w:tcPr>
          <w:p w14:paraId="67C6DFEA" w14:textId="77777777" w:rsidR="00376538" w:rsidRDefault="00376538" w:rsidP="00376538">
            <w:r>
              <w:t>no value</w:t>
            </w:r>
          </w:p>
        </w:tc>
        <w:tc>
          <w:tcPr>
            <w:tcW w:w="4393" w:type="dxa"/>
          </w:tcPr>
          <w:p w14:paraId="5388FCFB" w14:textId="77777777" w:rsidR="00376538" w:rsidRDefault="00376538" w:rsidP="00F3484F">
            <w:pPr>
              <w:rPr>
                <w:rFonts w:ascii="Courier" w:hAnsi="Courier"/>
              </w:rPr>
            </w:pPr>
            <w:r>
              <w:rPr>
                <w:rFonts w:ascii="Courier" w:hAnsi="Courier"/>
              </w:rPr>
              <w:t>-</w:t>
            </w:r>
            <w:r w:rsidR="00C331C8">
              <w:rPr>
                <w:rFonts w:ascii="Courier" w:hAnsi="Courier"/>
              </w:rPr>
              <w:t>NJ</w:t>
            </w:r>
          </w:p>
        </w:tc>
        <w:tc>
          <w:tcPr>
            <w:tcW w:w="1846" w:type="dxa"/>
          </w:tcPr>
          <w:p w14:paraId="495E1561" w14:textId="77777777" w:rsidR="00376538" w:rsidRDefault="00376538" w:rsidP="00F3484F">
            <w:r>
              <w:t>optional. calculates an NJ tree.  Default is to not calculate an NJ tree</w:t>
            </w:r>
          </w:p>
        </w:tc>
      </w:tr>
      <w:tr w:rsidR="00716FAE" w14:paraId="3095C50F" w14:textId="77777777" w:rsidTr="000A7AAE">
        <w:tc>
          <w:tcPr>
            <w:tcW w:w="1764" w:type="dxa"/>
          </w:tcPr>
          <w:p w14:paraId="41BDB1CC" w14:textId="77777777" w:rsidR="00716FAE" w:rsidRDefault="00716FAE" w:rsidP="00F3484F">
            <w:r>
              <w:t>Estimate maximum likelihood tree</w:t>
            </w:r>
          </w:p>
        </w:tc>
        <w:tc>
          <w:tcPr>
            <w:tcW w:w="1545" w:type="dxa"/>
          </w:tcPr>
          <w:p w14:paraId="255ABC66" w14:textId="77777777" w:rsidR="00716FAE" w:rsidRDefault="00716FAE" w:rsidP="00F3484F">
            <w:r>
              <w:t>-ML</w:t>
            </w:r>
          </w:p>
        </w:tc>
        <w:tc>
          <w:tcPr>
            <w:tcW w:w="1378" w:type="dxa"/>
          </w:tcPr>
          <w:p w14:paraId="24FA4E01" w14:textId="77777777" w:rsidR="00716FAE" w:rsidRDefault="00716FAE" w:rsidP="00376538">
            <w:r>
              <w:t>no value</w:t>
            </w:r>
          </w:p>
        </w:tc>
        <w:tc>
          <w:tcPr>
            <w:tcW w:w="4393" w:type="dxa"/>
          </w:tcPr>
          <w:p w14:paraId="318F31A3" w14:textId="77777777" w:rsidR="00716FAE" w:rsidRDefault="00716FAE" w:rsidP="00F3484F">
            <w:pPr>
              <w:rPr>
                <w:rFonts w:ascii="Courier" w:hAnsi="Courier"/>
              </w:rPr>
            </w:pPr>
            <w:r>
              <w:rPr>
                <w:rFonts w:ascii="Courier" w:hAnsi="Courier"/>
              </w:rPr>
              <w:t>-ML</w:t>
            </w:r>
          </w:p>
        </w:tc>
        <w:tc>
          <w:tcPr>
            <w:tcW w:w="1846" w:type="dxa"/>
          </w:tcPr>
          <w:p w14:paraId="5D7019AC" w14:textId="77777777" w:rsidR="00716FAE" w:rsidRDefault="00716FAE" w:rsidP="00716FAE">
            <w:r>
              <w:t>optional. calculates an ML tree.  Default is to not calculate an ML tree</w:t>
            </w:r>
          </w:p>
        </w:tc>
      </w:tr>
      <w:tr w:rsidR="00A67E22" w14:paraId="17295B70" w14:textId="77777777" w:rsidTr="000A7AAE">
        <w:tc>
          <w:tcPr>
            <w:tcW w:w="1764" w:type="dxa"/>
          </w:tcPr>
          <w:p w14:paraId="7CB5A7AA" w14:textId="77777777" w:rsidR="00A67E22" w:rsidRDefault="00A67E22" w:rsidP="00F3484F">
            <w:r>
              <w:t>Generate VCF (Variant Call Format) files</w:t>
            </w:r>
          </w:p>
        </w:tc>
        <w:tc>
          <w:tcPr>
            <w:tcW w:w="1545" w:type="dxa"/>
          </w:tcPr>
          <w:p w14:paraId="5FEE0F14" w14:textId="77777777" w:rsidR="00A67E22" w:rsidRDefault="00A67E22" w:rsidP="00F3484F">
            <w:r>
              <w:t>-v</w:t>
            </w:r>
            <w:r w:rsidR="00716FAE">
              <w:t>cf</w:t>
            </w:r>
          </w:p>
        </w:tc>
        <w:tc>
          <w:tcPr>
            <w:tcW w:w="1378" w:type="dxa"/>
          </w:tcPr>
          <w:p w14:paraId="4AC568E0" w14:textId="77777777" w:rsidR="00A67E22" w:rsidRDefault="00A67E22" w:rsidP="00376538">
            <w:r>
              <w:t>no value</w:t>
            </w:r>
          </w:p>
        </w:tc>
        <w:tc>
          <w:tcPr>
            <w:tcW w:w="4393" w:type="dxa"/>
          </w:tcPr>
          <w:p w14:paraId="125547D3" w14:textId="77777777" w:rsidR="00A67E22" w:rsidRDefault="00A67E22" w:rsidP="00F3484F">
            <w:pPr>
              <w:rPr>
                <w:rFonts w:ascii="Courier" w:hAnsi="Courier"/>
              </w:rPr>
            </w:pPr>
            <w:r>
              <w:rPr>
                <w:rFonts w:ascii="Courier" w:hAnsi="Courier"/>
              </w:rPr>
              <w:t>-v</w:t>
            </w:r>
            <w:r w:rsidR="00716FAE">
              <w:rPr>
                <w:rFonts w:ascii="Courier" w:hAnsi="Courier"/>
              </w:rPr>
              <w:t>cf</w:t>
            </w:r>
          </w:p>
        </w:tc>
        <w:tc>
          <w:tcPr>
            <w:tcW w:w="1846" w:type="dxa"/>
          </w:tcPr>
          <w:p w14:paraId="6CB11316" w14:textId="77777777" w:rsidR="00A67E22" w:rsidRDefault="00A67E22" w:rsidP="00F3484F">
            <w:r>
              <w:t>optional</w:t>
            </w:r>
          </w:p>
          <w:p w14:paraId="60361DFD" w14:textId="77777777" w:rsidR="00A67E22" w:rsidRDefault="00A67E22" w:rsidP="00F3484F">
            <w:r>
              <w:t>Generates VCF files.  Default is to not generate VCF files.</w:t>
            </w:r>
          </w:p>
        </w:tc>
      </w:tr>
    </w:tbl>
    <w:p w14:paraId="28A59A13" w14:textId="49C62EF8" w:rsidR="0095620B" w:rsidRDefault="0095620B" w:rsidP="00F3484F">
      <w:r>
        <w:t>* file and directory names must not contain any spaces and should avoid an</w:t>
      </w:r>
      <w:r w:rsidR="004A700A">
        <w:t>y</w:t>
      </w:r>
      <w:r>
        <w:t xml:space="preserve"> special symbols such as ()*&amp;%#@{}[].  </w:t>
      </w:r>
      <w:r w:rsidR="00716FAE">
        <w:t xml:space="preserve">  Case matters. </w:t>
      </w:r>
      <w:r w:rsidR="006E48E7">
        <w:t>-</w:t>
      </w:r>
      <w:r w:rsidR="00716FAE">
        <w:t xml:space="preserve">nj is not the same as </w:t>
      </w:r>
      <w:r w:rsidR="006E48E7">
        <w:t>-</w:t>
      </w:r>
      <w:r w:rsidR="00716FAE">
        <w:t>NJ</w:t>
      </w:r>
      <w:r>
        <w:t>!</w:t>
      </w:r>
      <w:r w:rsidR="006A1133">
        <w:t xml:space="preserve">  See </w:t>
      </w:r>
      <w:r w:rsidR="005D56DD">
        <w:t>Section IV</w:t>
      </w:r>
      <w:r w:rsidR="006A1133">
        <w:t xml:space="preserve"> for the rules about naming files.</w:t>
      </w:r>
    </w:p>
    <w:p w14:paraId="7414A231" w14:textId="77777777" w:rsidR="0095620B" w:rsidRDefault="0095620B" w:rsidP="00F3484F"/>
    <w:p w14:paraId="569F2317" w14:textId="77777777" w:rsidR="0037754D" w:rsidRDefault="0037754D" w:rsidP="00F3484F"/>
    <w:p w14:paraId="32121BC6" w14:textId="22ED58CC" w:rsidR="0037754D" w:rsidRDefault="0037754D" w:rsidP="00F3484F">
      <w:pPr>
        <w:rPr>
          <w:rFonts w:ascii="Courier" w:hAnsi="Courier"/>
          <w:sz w:val="20"/>
        </w:rPr>
      </w:pPr>
      <w:r>
        <w:rPr>
          <w:b/>
        </w:rPr>
        <w:t xml:space="preserve">Example: </w:t>
      </w:r>
      <w:r>
        <w:t xml:space="preserve"> </w:t>
      </w:r>
      <w:r w:rsidR="00716FAE">
        <w:rPr>
          <w:rFonts w:ascii="Courier" w:hAnsi="Courier"/>
          <w:sz w:val="20"/>
        </w:rPr>
        <w:t>kSNP</w:t>
      </w:r>
      <w:r w:rsidR="00491180">
        <w:rPr>
          <w:rFonts w:ascii="Courier" w:hAnsi="Courier"/>
          <w:sz w:val="20"/>
        </w:rPr>
        <w:t>4</w:t>
      </w:r>
      <w:r w:rsidR="00A26056">
        <w:rPr>
          <w:rFonts w:ascii="Courier" w:hAnsi="Courier"/>
          <w:sz w:val="20"/>
        </w:rPr>
        <w:t xml:space="preserve"> -in</w:t>
      </w:r>
      <w:r w:rsidRPr="0037754D">
        <w:rPr>
          <w:rFonts w:ascii="Courier" w:hAnsi="Courier"/>
          <w:sz w:val="20"/>
        </w:rPr>
        <w:t xml:space="preserve"> </w:t>
      </w:r>
      <w:r w:rsidR="00491180">
        <w:rPr>
          <w:rFonts w:ascii="Courier" w:hAnsi="Courier"/>
          <w:sz w:val="20"/>
        </w:rPr>
        <w:t>Eco100.in</w:t>
      </w:r>
      <w:r w:rsidR="00A26056">
        <w:rPr>
          <w:rFonts w:ascii="Courier" w:hAnsi="Courier"/>
          <w:sz w:val="20"/>
        </w:rPr>
        <w:t xml:space="preserve"> -k </w:t>
      </w:r>
      <w:r w:rsidR="00491180">
        <w:rPr>
          <w:rFonts w:ascii="Courier" w:hAnsi="Courier"/>
          <w:sz w:val="20"/>
        </w:rPr>
        <w:t>21</w:t>
      </w:r>
      <w:r w:rsidR="00A26056">
        <w:rPr>
          <w:rFonts w:ascii="Courier" w:hAnsi="Courier"/>
          <w:sz w:val="20"/>
        </w:rPr>
        <w:t xml:space="preserve"> -outdir</w:t>
      </w:r>
      <w:r w:rsidRPr="0037754D">
        <w:rPr>
          <w:rFonts w:ascii="Courier" w:hAnsi="Courier"/>
          <w:sz w:val="20"/>
        </w:rPr>
        <w:t xml:space="preserve"> Run1 </w:t>
      </w:r>
      <w:r w:rsidR="00A26056" w:rsidRPr="00A26056">
        <w:rPr>
          <w:rFonts w:ascii="Courier" w:hAnsi="Courier"/>
          <w:sz w:val="20"/>
        </w:rPr>
        <w:t xml:space="preserve">-annotate </w:t>
      </w:r>
      <w:proofErr w:type="spellStart"/>
      <w:r w:rsidR="003D3E89">
        <w:rPr>
          <w:rFonts w:ascii="Courier" w:hAnsi="Courier"/>
          <w:sz w:val="20"/>
        </w:rPr>
        <w:t>annotated</w:t>
      </w:r>
      <w:r w:rsidR="006B3A94">
        <w:rPr>
          <w:rFonts w:ascii="Courier" w:hAnsi="Courier"/>
          <w:sz w:val="20"/>
        </w:rPr>
        <w:t>G</w:t>
      </w:r>
      <w:r w:rsidR="00A26056" w:rsidRPr="00A26056">
        <w:rPr>
          <w:rFonts w:ascii="Courier" w:hAnsi="Courier"/>
          <w:sz w:val="20"/>
        </w:rPr>
        <w:t>enomes</w:t>
      </w:r>
      <w:proofErr w:type="spellEnd"/>
    </w:p>
    <w:p w14:paraId="7BC03C6A" w14:textId="77777777" w:rsidR="0037754D" w:rsidRDefault="0037754D" w:rsidP="00F3484F"/>
    <w:p w14:paraId="17031E29" w14:textId="536DB35B" w:rsidR="00576B1D" w:rsidRPr="006219B5" w:rsidRDefault="005D56DD" w:rsidP="00491180">
      <w:pPr>
        <w:rPr>
          <w:rFonts w:cs="Times New Roman"/>
        </w:rPr>
      </w:pPr>
      <w:r>
        <w:t xml:space="preserve">The command line says that </w:t>
      </w:r>
      <w:r w:rsidR="00491180">
        <w:rPr>
          <w:b/>
          <w:bCs/>
          <w:i/>
          <w:iCs/>
        </w:rPr>
        <w:t>kSNP4</w:t>
      </w:r>
      <w:r w:rsidR="00491180">
        <w:t xml:space="preserve"> is to use </w:t>
      </w:r>
      <w:r w:rsidR="00491180">
        <w:rPr>
          <w:rFonts w:ascii="Courier" w:hAnsi="Courier"/>
        </w:rPr>
        <w:t>Eco100.in</w:t>
      </w:r>
      <w:r w:rsidR="00491180">
        <w:rPr>
          <w:rFonts w:cs="Times New Roman"/>
        </w:rPr>
        <w:t xml:space="preserve"> as the input file</w:t>
      </w:r>
      <w:r w:rsidR="006219B5">
        <w:rPr>
          <w:rFonts w:cs="Times New Roman"/>
        </w:rPr>
        <w:t xml:space="preserve">, the kmer size is set to 21, and the output files will all be written in the </w:t>
      </w:r>
      <w:r w:rsidR="006219B5">
        <w:rPr>
          <w:rFonts w:ascii="Courier" w:hAnsi="Courier" w:cs="Times New Roman"/>
        </w:rPr>
        <w:t>Run1</w:t>
      </w:r>
      <w:r w:rsidR="006219B5">
        <w:rPr>
          <w:rFonts w:cs="Times New Roman"/>
        </w:rPr>
        <w:t xml:space="preserve"> directory. In addition to those required arguments </w:t>
      </w:r>
      <w:r w:rsidR="006219B5">
        <w:rPr>
          <w:rFonts w:cs="Times New Roman"/>
          <w:b/>
          <w:bCs/>
          <w:i/>
          <w:iCs/>
        </w:rPr>
        <w:t>kSNP4</w:t>
      </w:r>
      <w:r w:rsidR="006219B5">
        <w:rPr>
          <w:rFonts w:cs="Times New Roman"/>
        </w:rPr>
        <w:t xml:space="preserve"> is to annotate the genomes using a list of genome names in the file </w:t>
      </w:r>
      <w:proofErr w:type="spellStart"/>
      <w:r w:rsidR="006219B5">
        <w:rPr>
          <w:rFonts w:ascii="Courier" w:hAnsi="Courier" w:cs="Times New Roman"/>
        </w:rPr>
        <w:t>annotated</w:t>
      </w:r>
      <w:r w:rsidR="006B3A94">
        <w:rPr>
          <w:rFonts w:ascii="Courier" w:hAnsi="Courier" w:cs="Times New Roman"/>
        </w:rPr>
        <w:t>G</w:t>
      </w:r>
      <w:r w:rsidR="006219B5">
        <w:rPr>
          <w:rFonts w:ascii="Courier" w:hAnsi="Courier" w:cs="Times New Roman"/>
        </w:rPr>
        <w:t>enomes</w:t>
      </w:r>
      <w:proofErr w:type="spellEnd"/>
      <w:r w:rsidR="006219B5">
        <w:rPr>
          <w:rFonts w:cs="Times New Roman"/>
        </w:rPr>
        <w:t>.</w:t>
      </w:r>
    </w:p>
    <w:p w14:paraId="4407DEC4" w14:textId="13828BCE" w:rsidR="00491180" w:rsidRDefault="00491180" w:rsidP="00491180"/>
    <w:p w14:paraId="123A15CF" w14:textId="3951E6B9" w:rsidR="006219B5" w:rsidRDefault="006219B5" w:rsidP="006219B5">
      <w:pPr>
        <w:pStyle w:val="Heading2"/>
      </w:pPr>
      <w:bookmarkStart w:id="10" w:name="_Toc112704899"/>
      <w:r>
        <w:t>Annotating genomes</w:t>
      </w:r>
      <w:bookmarkEnd w:id="10"/>
    </w:p>
    <w:p w14:paraId="160D13A3" w14:textId="508460C5" w:rsidR="006219B5" w:rsidRDefault="006219B5" w:rsidP="006219B5">
      <w:pPr>
        <w:rPr>
          <w:rFonts w:cs="Times New Roman"/>
        </w:rPr>
      </w:pPr>
      <w:r>
        <w:t xml:space="preserve">It can be very useful to know something about where each SNP is found in a genome, what gene product (if any) the SNP lies within, whether the SNP results in a synonymous or non-synonymous changes, etc.  </w:t>
      </w:r>
      <w:r>
        <w:rPr>
          <w:b/>
          <w:bCs/>
          <w:i/>
          <w:iCs/>
        </w:rPr>
        <w:t>kSNP4</w:t>
      </w:r>
      <w:r w:rsidR="008E0C46">
        <w:t xml:space="preserve"> retrieves that information from NCBI by downloading the fully annotated version of a genome file and using the information in those annotations to annotate each SNP.  The command to annotate (-annotate) must be followed by the name of a file that lists the genomes to use for annotation, </w:t>
      </w:r>
      <w:proofErr w:type="spellStart"/>
      <w:r w:rsidR="008E0C46">
        <w:rPr>
          <w:rFonts w:ascii="Courier" w:hAnsi="Courier"/>
        </w:rPr>
        <w:t>annotated</w:t>
      </w:r>
      <w:r w:rsidR="006B3A94">
        <w:rPr>
          <w:rFonts w:ascii="Courier" w:hAnsi="Courier"/>
        </w:rPr>
        <w:t>G</w:t>
      </w:r>
      <w:r w:rsidR="008E0C46">
        <w:rPr>
          <w:rFonts w:ascii="Courier" w:hAnsi="Courier"/>
        </w:rPr>
        <w:t>enomes</w:t>
      </w:r>
      <w:proofErr w:type="spellEnd"/>
      <w:r w:rsidR="008E0C46">
        <w:rPr>
          <w:rFonts w:cs="Times New Roman"/>
        </w:rPr>
        <w:t xml:space="preserve"> in the above example but you can name the file anything you wish.</w:t>
      </w:r>
    </w:p>
    <w:p w14:paraId="54C1D409" w14:textId="2AF0517C" w:rsidR="008E0C46" w:rsidRDefault="008E0C46" w:rsidP="006219B5">
      <w:pPr>
        <w:rPr>
          <w:rFonts w:cs="Times New Roman"/>
        </w:rPr>
      </w:pPr>
    </w:p>
    <w:p w14:paraId="05F863FD" w14:textId="77777777" w:rsidR="006B3A94" w:rsidRDefault="008E0C46" w:rsidP="006219B5">
      <w:pPr>
        <w:rPr>
          <w:rFonts w:cs="Times New Roman"/>
          <w:bCs/>
          <w:iCs/>
        </w:rPr>
      </w:pPr>
      <w:r>
        <w:rPr>
          <w:rFonts w:cs="Times New Roman"/>
        </w:rPr>
        <w:t xml:space="preserve">To easily make a list of file name run the program </w:t>
      </w:r>
      <w:r>
        <w:rPr>
          <w:rFonts w:cs="Times New Roman"/>
          <w:b/>
          <w:bCs/>
          <w:i/>
          <w:iCs/>
        </w:rPr>
        <w:t>genomeNames4</w:t>
      </w:r>
      <w:r>
        <w:rPr>
          <w:rFonts w:cs="Times New Roman"/>
          <w:bCs/>
          <w:iCs/>
        </w:rPr>
        <w:t>. The command is</w:t>
      </w:r>
      <w:r w:rsidR="006B3A94">
        <w:rPr>
          <w:rFonts w:cs="Times New Roman"/>
          <w:bCs/>
          <w:iCs/>
        </w:rPr>
        <w:t>:</w:t>
      </w:r>
    </w:p>
    <w:p w14:paraId="6072D152" w14:textId="59190CF7" w:rsidR="008E0C46" w:rsidRDefault="008E0C46" w:rsidP="006219B5">
      <w:pPr>
        <w:rPr>
          <w:rFonts w:cs="Times New Roman"/>
          <w:bCs/>
          <w:iCs/>
        </w:rPr>
      </w:pPr>
      <w:r>
        <w:rPr>
          <w:rFonts w:cs="Times New Roman"/>
          <w:bCs/>
          <w:iCs/>
        </w:rPr>
        <w:t xml:space="preserve"> </w:t>
      </w:r>
      <w:r>
        <w:rPr>
          <w:rFonts w:ascii="Courier" w:hAnsi="Courier" w:cs="Times New Roman"/>
          <w:bCs/>
          <w:iCs/>
        </w:rPr>
        <w:t xml:space="preserve">genomeNames4 </w:t>
      </w:r>
      <w:proofErr w:type="spellStart"/>
      <w:r>
        <w:rPr>
          <w:rFonts w:ascii="Courier" w:hAnsi="Courier" w:cs="Times New Roman"/>
          <w:bCs/>
          <w:iCs/>
        </w:rPr>
        <w:t>infileName</w:t>
      </w:r>
      <w:proofErr w:type="spellEnd"/>
      <w:r w:rsidR="006B3A94">
        <w:rPr>
          <w:rFonts w:ascii="Courier" w:hAnsi="Courier" w:cs="Times New Roman"/>
          <w:bCs/>
          <w:iCs/>
        </w:rPr>
        <w:t xml:space="preserve"> </w:t>
      </w:r>
      <w:proofErr w:type="spellStart"/>
      <w:r w:rsidR="006B3A94">
        <w:rPr>
          <w:rFonts w:ascii="Courier" w:hAnsi="Courier" w:cs="Times New Roman"/>
          <w:bCs/>
          <w:iCs/>
        </w:rPr>
        <w:t>outfileName</w:t>
      </w:r>
      <w:proofErr w:type="spellEnd"/>
      <w:r>
        <w:rPr>
          <w:rFonts w:cs="Times New Roman"/>
          <w:bCs/>
          <w:iCs/>
        </w:rPr>
        <w:t xml:space="preserve">, where </w:t>
      </w:r>
      <w:proofErr w:type="spellStart"/>
      <w:r>
        <w:rPr>
          <w:rFonts w:ascii="Courier" w:hAnsi="Courier" w:cs="Times New Roman"/>
          <w:bCs/>
          <w:iCs/>
        </w:rPr>
        <w:t>infileName</w:t>
      </w:r>
      <w:proofErr w:type="spellEnd"/>
      <w:r w:rsidRPr="008E0C46">
        <w:rPr>
          <w:rFonts w:cs="Times New Roman"/>
          <w:bCs/>
          <w:iCs/>
        </w:rPr>
        <w:t xml:space="preserve"> is the name of the input file you used</w:t>
      </w:r>
      <w:r>
        <w:rPr>
          <w:rFonts w:cs="Times New Roman"/>
          <w:bCs/>
          <w:iCs/>
        </w:rPr>
        <w:t xml:space="preserve"> for </w:t>
      </w:r>
      <w:r>
        <w:rPr>
          <w:rFonts w:cs="Times New Roman"/>
          <w:b/>
          <w:i/>
        </w:rPr>
        <w:t>kSNP4</w:t>
      </w:r>
      <w:r w:rsidR="00C40A59">
        <w:rPr>
          <w:rFonts w:cs="Times New Roman"/>
          <w:bCs/>
          <w:iCs/>
        </w:rPr>
        <w:t xml:space="preserve"> and </w:t>
      </w:r>
      <w:proofErr w:type="spellStart"/>
      <w:r w:rsidR="00C40A59">
        <w:rPr>
          <w:rFonts w:ascii="Courier" w:hAnsi="Courier" w:cs="Times New Roman"/>
          <w:bCs/>
          <w:iCs/>
        </w:rPr>
        <w:t>outfileName</w:t>
      </w:r>
      <w:proofErr w:type="spellEnd"/>
      <w:r w:rsidR="00C40A59">
        <w:rPr>
          <w:rFonts w:cs="Times New Roman"/>
          <w:bCs/>
          <w:iCs/>
        </w:rPr>
        <w:t xml:space="preserve"> is the name of the file listing the genomes to use for annotation.</w:t>
      </w:r>
    </w:p>
    <w:p w14:paraId="31133AFF" w14:textId="16A409F4" w:rsidR="00C40A59" w:rsidRDefault="00C40A59" w:rsidP="006219B5">
      <w:pPr>
        <w:rPr>
          <w:rFonts w:cs="Times New Roman"/>
          <w:bCs/>
          <w:iCs/>
        </w:rPr>
      </w:pPr>
      <w:r>
        <w:rPr>
          <w:rFonts w:cs="Times New Roman"/>
          <w:bCs/>
          <w:iCs/>
        </w:rPr>
        <w:t xml:space="preserve">Example: </w:t>
      </w:r>
      <w:r>
        <w:rPr>
          <w:rFonts w:ascii="Courier" w:hAnsi="Courier" w:cs="Times New Roman"/>
          <w:bCs/>
          <w:iCs/>
        </w:rPr>
        <w:t xml:space="preserve">genomeNames4 Eco100.in </w:t>
      </w:r>
      <w:proofErr w:type="spellStart"/>
      <w:r>
        <w:rPr>
          <w:rFonts w:ascii="Courier" w:hAnsi="Courier" w:cs="Times New Roman"/>
          <w:bCs/>
          <w:iCs/>
        </w:rPr>
        <w:t>annotatedGenomes</w:t>
      </w:r>
      <w:proofErr w:type="spellEnd"/>
      <w:r>
        <w:rPr>
          <w:rFonts w:cs="Times New Roman"/>
          <w:bCs/>
          <w:iCs/>
        </w:rPr>
        <w:t>.</w:t>
      </w:r>
    </w:p>
    <w:p w14:paraId="6BF79CEE" w14:textId="154C504C" w:rsidR="00C40A59" w:rsidRDefault="00C40A59" w:rsidP="006219B5">
      <w:pPr>
        <w:rPr>
          <w:rFonts w:cs="Times New Roman"/>
          <w:bCs/>
          <w:iCs/>
        </w:rPr>
      </w:pPr>
    </w:p>
    <w:p w14:paraId="2BB13493" w14:textId="2E1E910F" w:rsidR="00C40A59" w:rsidRDefault="00C40A59" w:rsidP="006219B5">
      <w:pPr>
        <w:rPr>
          <w:rFonts w:cs="Times New Roman"/>
          <w:bCs/>
          <w:iCs/>
        </w:rPr>
      </w:pPr>
      <w:r>
        <w:rPr>
          <w:rFonts w:cs="Times New Roman"/>
          <w:bCs/>
          <w:iCs/>
        </w:rPr>
        <w:t>It is important to only list genomes that you know are annotated in the corresponding NCBI .</w:t>
      </w:r>
      <w:proofErr w:type="spellStart"/>
      <w:r>
        <w:rPr>
          <w:rFonts w:cs="Times New Roman"/>
          <w:bCs/>
          <w:iCs/>
        </w:rPr>
        <w:t>gbk</w:t>
      </w:r>
      <w:proofErr w:type="spellEnd"/>
      <w:r>
        <w:rPr>
          <w:rFonts w:cs="Times New Roman"/>
          <w:bCs/>
          <w:iCs/>
        </w:rPr>
        <w:t xml:space="preserve"> file.  Typically you only want a representative sample of the genomes that are in the </w:t>
      </w:r>
      <w:r>
        <w:rPr>
          <w:rFonts w:cs="Times New Roman"/>
          <w:b/>
          <w:i/>
        </w:rPr>
        <w:t>kSNP4</w:t>
      </w:r>
      <w:r>
        <w:rPr>
          <w:rFonts w:cs="Times New Roman"/>
          <w:bCs/>
          <w:iCs/>
        </w:rPr>
        <w:t xml:space="preserve"> input file. I usually try to choose no more than 10% of the genomes for annotation.</w:t>
      </w:r>
    </w:p>
    <w:p w14:paraId="65AFC7DC" w14:textId="52F912BD" w:rsidR="00C40A59" w:rsidRDefault="00C40A59" w:rsidP="006219B5">
      <w:pPr>
        <w:rPr>
          <w:rFonts w:cs="Times New Roman"/>
          <w:bCs/>
          <w:iCs/>
        </w:rPr>
      </w:pPr>
    </w:p>
    <w:p w14:paraId="0F5B914D" w14:textId="77777777" w:rsidR="008324BB" w:rsidRDefault="008324BB" w:rsidP="008324BB">
      <w:r>
        <w:t xml:space="preserve">It is important to put the most reliably annotated genomes at the top of the list; i.e. finished genomes before annotated genome assemblies. SNPs are annotated with reference to the first genome in the list in which the SNP is present. </w:t>
      </w:r>
      <w:r w:rsidRPr="001621BC">
        <w:rPr>
          <w:color w:val="FF0000"/>
        </w:rPr>
        <w:t xml:space="preserve">Do not include genomes available only as raw reads in the </w:t>
      </w:r>
      <w:proofErr w:type="spellStart"/>
      <w:r w:rsidRPr="001621BC">
        <w:rPr>
          <w:color w:val="FF0000"/>
        </w:rPr>
        <w:t>annotated_list</w:t>
      </w:r>
      <w:proofErr w:type="spellEnd"/>
      <w:r w:rsidRPr="001621BC">
        <w:rPr>
          <w:color w:val="FF0000"/>
        </w:rPr>
        <w:t>!</w:t>
      </w:r>
      <w:r>
        <w:t xml:space="preserve"> Only include those </w:t>
      </w:r>
      <w:r>
        <w:lastRenderedPageBreak/>
        <w:t xml:space="preserve">genomes for which you want to know the position of the SNP. Otherwise, it will waste time finding and reporting positions for every read that covers the SNP, which can result in a massive </w:t>
      </w:r>
      <w:proofErr w:type="spellStart"/>
      <w:r>
        <w:t>SNPs_all</w:t>
      </w:r>
      <w:proofErr w:type="spellEnd"/>
      <w:r>
        <w:t>.</w:t>
      </w:r>
    </w:p>
    <w:p w14:paraId="3850D080" w14:textId="77777777" w:rsidR="008324BB" w:rsidRDefault="008324BB" w:rsidP="006219B5">
      <w:pPr>
        <w:rPr>
          <w:rFonts w:cs="Times New Roman"/>
          <w:bCs/>
          <w:iCs/>
        </w:rPr>
      </w:pPr>
    </w:p>
    <w:p w14:paraId="61388EAD" w14:textId="17FBE1E5" w:rsidR="00C40A59" w:rsidRDefault="00C40A59" w:rsidP="006219B5">
      <w:pPr>
        <w:rPr>
          <w:rFonts w:cs="Times New Roman"/>
          <w:bCs/>
          <w:iCs/>
        </w:rPr>
      </w:pPr>
      <w:r>
        <w:rPr>
          <w:rFonts w:cs="Times New Roman"/>
          <w:bCs/>
          <w:iCs/>
        </w:rPr>
        <w:t xml:space="preserve">In the above example </w:t>
      </w:r>
      <w:proofErr w:type="spellStart"/>
      <w:r w:rsidRPr="00C40A59">
        <w:rPr>
          <w:rFonts w:ascii="Courier" w:hAnsi="Courier" w:cs="Times New Roman"/>
          <w:bCs/>
          <w:iCs/>
        </w:rPr>
        <w:t>annotatedGenomes</w:t>
      </w:r>
      <w:proofErr w:type="spellEnd"/>
      <w:r>
        <w:rPr>
          <w:rFonts w:cs="Times New Roman"/>
          <w:bCs/>
          <w:iCs/>
        </w:rPr>
        <w:t xml:space="preserve"> would list all 100 genomes, so I would go through the list deleting names until I was down to about 10 genomes I thought were representative. The final </w:t>
      </w:r>
      <w:proofErr w:type="spellStart"/>
      <w:r>
        <w:rPr>
          <w:rFonts w:ascii="Courier" w:hAnsi="Courier" w:cs="Times New Roman"/>
          <w:bCs/>
          <w:iCs/>
        </w:rPr>
        <w:t>annotatedGenomes</w:t>
      </w:r>
      <w:proofErr w:type="spellEnd"/>
      <w:r>
        <w:rPr>
          <w:rFonts w:cs="Times New Roman"/>
          <w:bCs/>
          <w:iCs/>
        </w:rPr>
        <w:t xml:space="preserve"> file might look like this:</w:t>
      </w:r>
    </w:p>
    <w:p w14:paraId="3515DE11" w14:textId="1BF4E5DA" w:rsidR="00C40A59" w:rsidRDefault="00C40A59" w:rsidP="006219B5">
      <w:pPr>
        <w:rPr>
          <w:rFonts w:cs="Times New Roman"/>
          <w:bCs/>
          <w:iCs/>
        </w:rPr>
      </w:pPr>
      <w:r w:rsidRPr="00C40A59">
        <w:rPr>
          <w:rFonts w:cs="Times New Roman"/>
          <w:bCs/>
          <w:iCs/>
          <w:noProof/>
        </w:rPr>
        <w:drawing>
          <wp:inline distT="0" distB="0" distL="0" distR="0" wp14:anchorId="471D0E58" wp14:editId="33D0F550">
            <wp:extent cx="3882452" cy="1834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2452" cy="1834990"/>
                    </a:xfrm>
                    <a:prstGeom prst="rect">
                      <a:avLst/>
                    </a:prstGeom>
                  </pic:spPr>
                </pic:pic>
              </a:graphicData>
            </a:graphic>
          </wp:inline>
        </w:drawing>
      </w:r>
    </w:p>
    <w:p w14:paraId="1D2290A6" w14:textId="5213E979" w:rsidR="0094264F" w:rsidRDefault="0094264F" w:rsidP="006219B5">
      <w:pPr>
        <w:rPr>
          <w:rFonts w:cs="Times New Roman"/>
          <w:bCs/>
          <w:iCs/>
        </w:rPr>
      </w:pPr>
    </w:p>
    <w:p w14:paraId="60F0B77F" w14:textId="7DC3F87F" w:rsidR="0094264F" w:rsidRDefault="0094264F" w:rsidP="0094264F">
      <w:pPr>
        <w:pStyle w:val="Heading3"/>
      </w:pPr>
      <w:r>
        <w:t>Choosing the genomes to use for annotation</w:t>
      </w:r>
    </w:p>
    <w:p w14:paraId="6221189F" w14:textId="443D5BF8" w:rsidR="0094264F" w:rsidRDefault="0094264F" w:rsidP="0094264F">
      <w:r>
        <w:t xml:space="preserve">Every genome that is in the </w:t>
      </w:r>
      <w:proofErr w:type="spellStart"/>
      <w:r>
        <w:t>annotatedGenomes</w:t>
      </w:r>
      <w:proofErr w:type="spellEnd"/>
      <w:r>
        <w:t xml:space="preserve"> list must be a genome for which the annotations are available at NCBI in a .</w:t>
      </w:r>
      <w:proofErr w:type="spellStart"/>
      <w:r>
        <w:t>gbk</w:t>
      </w:r>
      <w:proofErr w:type="spellEnd"/>
      <w:r>
        <w:t xml:space="preserve"> file. You can assume that all complete genomes are full annotated.  Some that are not complete, but instead are available as scaffolds will be annotated, while those that are only available as contigs may or may not be annotated.  The safest choices are closed, complete genomes.</w:t>
      </w:r>
    </w:p>
    <w:p w14:paraId="00FDFF28" w14:textId="2B324EA4" w:rsidR="0094264F" w:rsidRDefault="0094264F" w:rsidP="0094264F"/>
    <w:p w14:paraId="43FFAA64" w14:textId="6C3314F2" w:rsidR="0094264F" w:rsidRDefault="0094264F" w:rsidP="0094264F">
      <w:r>
        <w:t>As pointed out above, you want a representative set of genomes for annotation, but not more than 10 or 20 or so genomes if possible. The problem is how to choose the representative genomes.</w:t>
      </w:r>
    </w:p>
    <w:p w14:paraId="7EB7712F" w14:textId="5E7E2038" w:rsidR="0094264F" w:rsidRDefault="0094264F" w:rsidP="0094264F"/>
    <w:p w14:paraId="27A6DFD5" w14:textId="2EED2F8D" w:rsidR="0094264F" w:rsidRDefault="0094264F" w:rsidP="0094264F">
      <w:r>
        <w:t xml:space="preserve">What you want is to have one good representative from each group of fairly closely related genomes; i.e. from each clade.  In order to judge that you need to actually look at a drawing of the phylogenetic tree, so step 1 is to run kSNP4 </w:t>
      </w:r>
      <w:r>
        <w:rPr>
          <w:i/>
          <w:iCs/>
        </w:rPr>
        <w:t>without</w:t>
      </w:r>
      <w:r>
        <w:t xml:space="preserve"> annotation, export the  parsimony tree to a tree drawing program such as MEGA X or </w:t>
      </w:r>
      <w:proofErr w:type="spellStart"/>
      <w:r>
        <w:t>FigTree</w:t>
      </w:r>
      <w:proofErr w:type="spellEnd"/>
      <w:r>
        <w:t>. Then look at that drawing and try to identify the groups that you want to be represented.</w:t>
      </w:r>
    </w:p>
    <w:p w14:paraId="5C460BAA" w14:textId="3CDCFC07" w:rsidR="00A078C1" w:rsidRDefault="00A078C1" w:rsidP="0094264F"/>
    <w:p w14:paraId="04BD650C" w14:textId="7B009722" w:rsidR="00A078C1" w:rsidRDefault="00A078C1" w:rsidP="0094264F">
      <w:r>
        <w:t xml:space="preserve">The figure below shows the parsimony tree of </w:t>
      </w:r>
      <w:r w:rsidR="009E7E90">
        <w:t>47</w:t>
      </w:r>
      <w:r>
        <w:t xml:space="preserve"> genomes in radiation format. </w:t>
      </w:r>
      <w:r w:rsidR="009E7E90">
        <w:t>Those genomes include 17 unfinished genomes, those whose name begins with Eco-_I_</w:t>
      </w:r>
      <w:r>
        <w:t xml:space="preserve"> </w:t>
      </w:r>
      <w:r w:rsidR="009E7E90">
        <w:t>.</w:t>
      </w:r>
      <w:r>
        <w:t>The various groups, as I see them, are enclosed in colored shapes.</w:t>
      </w:r>
    </w:p>
    <w:p w14:paraId="21745891" w14:textId="2C1A2E2D" w:rsidR="009B51CA" w:rsidRDefault="009B51CA" w:rsidP="0094264F"/>
    <w:p w14:paraId="0F42E466" w14:textId="7F1A6CF4" w:rsidR="009B51CA" w:rsidRDefault="009B51CA" w:rsidP="0094264F">
      <w:r>
        <w:t>The</w:t>
      </w:r>
      <w:r w:rsidR="009E7E90">
        <w:t xml:space="preserve"> 6</w:t>
      </w:r>
      <w:r>
        <w:t xml:space="preserve"> groups enclosed in a colored shape represent fairly coherent clades.  </w:t>
      </w:r>
      <w:r w:rsidR="009E7E90">
        <w:t>The object of this exercise is to identify, within each group, one finished genome that can be use for annotation.  I chose MB10 (violet), YD786 (green), A15 (yellow), UTI89 (blue), AR_0089 (red) and P31_YH1_02_21 (turquoise)</w:t>
      </w:r>
      <w:bookmarkStart w:id="11" w:name="_GoBack"/>
      <w:bookmarkEnd w:id="11"/>
      <w:r w:rsidR="009E7E90">
        <w:t>I saved all of those to the file annotatedGenomes.txt and ran kSNP4 with annotation (Run 2)</w:t>
      </w:r>
    </w:p>
    <w:p w14:paraId="231F10EC" w14:textId="036A329E" w:rsidR="009E7E90" w:rsidRDefault="009E7E90" w:rsidP="0094264F"/>
    <w:p w14:paraId="1C2488B4" w14:textId="77777777" w:rsidR="009E7E90" w:rsidRPr="0094264F" w:rsidRDefault="009E7E90" w:rsidP="0094264F"/>
    <w:p w14:paraId="6DA8D96B" w14:textId="77777777" w:rsidR="00576B1D" w:rsidRDefault="00576B1D" w:rsidP="00576B1D">
      <w:pPr>
        <w:pStyle w:val="Heading2"/>
      </w:pPr>
      <w:bookmarkStart w:id="12" w:name="_Toc112704900"/>
      <w:r>
        <w:t>Capture a Logfile</w:t>
      </w:r>
      <w:bookmarkEnd w:id="12"/>
    </w:p>
    <w:p w14:paraId="690A7B11" w14:textId="49A8AB76" w:rsidR="0090439D" w:rsidRDefault="00716FAE" w:rsidP="008D0A05">
      <w:r w:rsidRPr="008D0A05">
        <w:rPr>
          <w:b/>
          <w:bCs/>
          <w:i/>
          <w:iCs/>
        </w:rPr>
        <w:t>kSNP</w:t>
      </w:r>
      <w:r w:rsidR="000A7AAE" w:rsidRPr="008D0A05">
        <w:rPr>
          <w:b/>
          <w:bCs/>
          <w:i/>
          <w:iCs/>
        </w:rPr>
        <w:t>4</w:t>
      </w:r>
      <w:r w:rsidR="00576B1D">
        <w:t xml:space="preserve"> generates a lot of screen output as it runs, including the time used in the run.  It can be very useful to have a record of that output, for instance to compare run times for different data sets.  T</w:t>
      </w:r>
      <w:r w:rsidR="008D0A05">
        <w:t>o</w:t>
      </w:r>
      <w:r w:rsidR="00576B1D">
        <w:t xml:space="preserve"> capture the screen output as a log file</w:t>
      </w:r>
      <w:r w:rsidR="008D0A05">
        <w:t xml:space="preserve"> u</w:t>
      </w:r>
      <w:r w:rsidR="0090439D">
        <w:t>se "tee" to send the output to both the screen and a file.  In the bash shell</w:t>
      </w:r>
      <w:r w:rsidR="008D0A05">
        <w:t xml:space="preserve"> t</w:t>
      </w:r>
      <w:r w:rsidR="0090439D">
        <w:t>he command is implemented by adding</w:t>
      </w:r>
      <w:r w:rsidR="0090439D" w:rsidRPr="0090439D">
        <w:rPr>
          <w:rFonts w:ascii="Courier" w:hAnsi="Courier"/>
        </w:rPr>
        <w:t xml:space="preserve"> | tee Logfile.txt</w:t>
      </w:r>
      <w:r w:rsidR="0090439D">
        <w:t xml:space="preserve"> after the usual </w:t>
      </w:r>
      <w:r>
        <w:t>kSNP3</w:t>
      </w:r>
      <w:r w:rsidR="0090439D">
        <w:t xml:space="preserve"> commands, for example</w:t>
      </w:r>
    </w:p>
    <w:p w14:paraId="52202486" w14:textId="7B18F7BF" w:rsidR="0090439D" w:rsidRPr="008D0A05" w:rsidRDefault="0090439D" w:rsidP="0090439D">
      <w:pPr>
        <w:ind w:left="360" w:hanging="360"/>
        <w:rPr>
          <w:rFonts w:ascii="Courier" w:hAnsi="Courier"/>
        </w:rPr>
      </w:pPr>
      <w:r>
        <w:lastRenderedPageBreak/>
        <w:tab/>
      </w:r>
      <w:r w:rsidR="00A26056" w:rsidRPr="008D0A05">
        <w:t xml:space="preserve"> </w:t>
      </w:r>
      <w:r w:rsidR="00A26056" w:rsidRPr="008D0A05">
        <w:rPr>
          <w:rFonts w:ascii="Courier" w:hAnsi="Courier"/>
        </w:rPr>
        <w:t>kSNP</w:t>
      </w:r>
      <w:r w:rsidR="008D0A05" w:rsidRPr="008D0A05">
        <w:rPr>
          <w:rFonts w:ascii="Courier" w:hAnsi="Courier"/>
        </w:rPr>
        <w:t>4</w:t>
      </w:r>
      <w:r w:rsidR="00A26056" w:rsidRPr="008D0A05">
        <w:rPr>
          <w:rFonts w:ascii="Courier" w:hAnsi="Courier"/>
        </w:rPr>
        <w:t xml:space="preserve"> -in </w:t>
      </w:r>
      <w:r w:rsidR="008D0A05" w:rsidRPr="008D0A05">
        <w:rPr>
          <w:rFonts w:ascii="Courier" w:hAnsi="Courier"/>
        </w:rPr>
        <w:t>Eco100.in</w:t>
      </w:r>
      <w:r w:rsidR="00A26056" w:rsidRPr="008D0A05">
        <w:rPr>
          <w:rFonts w:ascii="Courier" w:hAnsi="Courier"/>
        </w:rPr>
        <w:t xml:space="preserve"> -k </w:t>
      </w:r>
      <w:r w:rsidR="008D0A05" w:rsidRPr="008D0A05">
        <w:rPr>
          <w:rFonts w:ascii="Courier" w:hAnsi="Courier"/>
        </w:rPr>
        <w:t>21</w:t>
      </w:r>
      <w:r w:rsidR="00A26056" w:rsidRPr="008D0A05">
        <w:rPr>
          <w:rFonts w:ascii="Courier" w:hAnsi="Courier"/>
        </w:rPr>
        <w:t xml:space="preserve"> -outdir Run1 -annotate </w:t>
      </w:r>
      <w:proofErr w:type="spellStart"/>
      <w:r w:rsidR="003D3E89" w:rsidRPr="008D0A05">
        <w:rPr>
          <w:rFonts w:ascii="Courier" w:hAnsi="Courier"/>
        </w:rPr>
        <w:t>annotate</w:t>
      </w:r>
      <w:r w:rsidR="008D0A05" w:rsidRPr="008D0A05">
        <w:rPr>
          <w:rFonts w:ascii="Courier" w:hAnsi="Courier"/>
        </w:rPr>
        <w:t>G</w:t>
      </w:r>
      <w:r w:rsidR="00A26056" w:rsidRPr="008D0A05">
        <w:rPr>
          <w:rFonts w:ascii="Courier" w:hAnsi="Courier"/>
        </w:rPr>
        <w:t>enomes</w:t>
      </w:r>
      <w:proofErr w:type="spellEnd"/>
      <w:r w:rsidRPr="008D0A05">
        <w:rPr>
          <w:rFonts w:ascii="Courier" w:hAnsi="Courier"/>
        </w:rPr>
        <w:t xml:space="preserve"> | tee </w:t>
      </w:r>
      <w:r w:rsidR="00E60AB3" w:rsidRPr="008D0A05">
        <w:rPr>
          <w:rFonts w:ascii="Courier" w:hAnsi="Courier"/>
        </w:rPr>
        <w:t>Run1Log</w:t>
      </w:r>
      <w:r w:rsidR="008D0A05" w:rsidRPr="008D0A05">
        <w:rPr>
          <w:rFonts w:ascii="Courier" w:hAnsi="Courier"/>
        </w:rPr>
        <w:t>.txt</w:t>
      </w:r>
    </w:p>
    <w:p w14:paraId="36261CD2" w14:textId="77777777" w:rsidR="0090439D" w:rsidRDefault="0090439D" w:rsidP="0090439D">
      <w:pPr>
        <w:ind w:left="1080" w:hanging="360"/>
      </w:pPr>
    </w:p>
    <w:p w14:paraId="164EE7ED" w14:textId="60C3CC46" w:rsidR="00576B1D" w:rsidRPr="0090439D" w:rsidRDefault="0090439D" w:rsidP="0033719D">
      <w:pPr>
        <w:ind w:left="360" w:hanging="360"/>
      </w:pPr>
      <w:r>
        <w:tab/>
      </w:r>
      <w:r w:rsidR="0033719D" w:rsidRPr="0033719D">
        <w:rPr>
          <w:highlight w:val="yellow"/>
        </w:rPr>
        <w:t xml:space="preserve">(What about the </w:t>
      </w:r>
      <w:proofErr w:type="spellStart"/>
      <w:r w:rsidR="0033719D" w:rsidRPr="0033719D">
        <w:rPr>
          <w:highlight w:val="yellow"/>
        </w:rPr>
        <w:t>zsh</w:t>
      </w:r>
      <w:proofErr w:type="spellEnd"/>
      <w:r w:rsidR="0033719D" w:rsidRPr="0033719D">
        <w:rPr>
          <w:highlight w:val="yellow"/>
        </w:rPr>
        <w:t xml:space="preserve"> shell? Does | tee work?)</w:t>
      </w:r>
    </w:p>
    <w:p w14:paraId="0B6CACB6" w14:textId="3E7E1ADB" w:rsidR="00287E76" w:rsidRDefault="00287E76" w:rsidP="00287E76"/>
    <w:p w14:paraId="632A84EA" w14:textId="77777777" w:rsidR="00287E76" w:rsidRDefault="00287E76" w:rsidP="00FB1A84">
      <w:pPr>
        <w:jc w:val="both"/>
        <w:rPr>
          <w:u w:val="single"/>
        </w:rPr>
      </w:pPr>
    </w:p>
    <w:p w14:paraId="6E788FD7" w14:textId="3D5344AB" w:rsidR="001F00DD" w:rsidRDefault="00A56AE3" w:rsidP="004303FF">
      <w:pPr>
        <w:pStyle w:val="Heading2"/>
      </w:pPr>
      <w:bookmarkStart w:id="13" w:name="_Toc112704901"/>
      <w:r>
        <w:t>Other arguments</w:t>
      </w:r>
      <w:bookmarkEnd w:id="13"/>
    </w:p>
    <w:p w14:paraId="22330DB7" w14:textId="32F842F8" w:rsidR="00113A73" w:rsidRDefault="001F00DD" w:rsidP="00A56AE3">
      <w:r w:rsidRPr="001F00DD">
        <w:rPr>
          <w:b/>
        </w:rPr>
        <w:t xml:space="preserve">minimum fraction with locus:  </w:t>
      </w:r>
      <w:r>
        <w:t>Because of indels</w:t>
      </w:r>
      <w:r w:rsidR="00C97D56">
        <w:t xml:space="preserve"> or sequence variations within the </w:t>
      </w:r>
      <w:r w:rsidR="00F1327A">
        <w:t>k</w:t>
      </w:r>
      <w:r w:rsidR="008E2696">
        <w:t>mer</w:t>
      </w:r>
      <w:r w:rsidR="00C97D56">
        <w:t xml:space="preserve"> around a SNP</w:t>
      </w:r>
      <w:r>
        <w:t>, m</w:t>
      </w:r>
      <w:r w:rsidRPr="001F00DD">
        <w:t>any SNP</w:t>
      </w:r>
      <w:r w:rsidR="00E711E5">
        <w:t>s</w:t>
      </w:r>
      <w:r w:rsidRPr="001F00DD">
        <w:t xml:space="preserve"> will not be present in all of the genomes</w:t>
      </w:r>
      <w:r>
        <w:t xml:space="preserve">, and some may be present in only two genomes.  </w:t>
      </w:r>
      <w:r w:rsidR="00C97D56">
        <w:t>In addition to analyses based on all of the SNPs and analyses based only on those that are present in all genomes (core SNPs), i</w:t>
      </w:r>
      <w:r>
        <w:t xml:space="preserve">t is </w:t>
      </w:r>
      <w:r w:rsidR="00C97D56">
        <w:t xml:space="preserve">sometimes </w:t>
      </w:r>
      <w:r>
        <w:t xml:space="preserve">useful to </w:t>
      </w:r>
      <w:r w:rsidR="00C97D56">
        <w:t xml:space="preserve">also </w:t>
      </w:r>
      <w:r>
        <w:t xml:space="preserve">base a SNP analysis only on the SNPs that are present in some minimum fraction of the genomes .  </w:t>
      </w:r>
      <w:r w:rsidR="00FE19F2">
        <w:t xml:space="preserve">This </w:t>
      </w:r>
      <w:r w:rsidR="000B20E0">
        <w:t>can be set to any decimal fraction between 0 and 1.0.</w:t>
      </w:r>
      <w:r w:rsidR="009B4B2F">
        <w:t xml:space="preserve"> </w:t>
      </w:r>
      <w:r w:rsidR="00FE19F2">
        <w:t>Note that 0 is the same as all SNPs, and 1 is the same as core SNPs.</w:t>
      </w:r>
    </w:p>
    <w:p w14:paraId="1BA1DA75" w14:textId="014223D5" w:rsidR="00951FE4" w:rsidRDefault="00951FE4" w:rsidP="00113A73">
      <w:pPr>
        <w:pStyle w:val="Heading2"/>
      </w:pPr>
      <w:bookmarkStart w:id="14" w:name="_Toc112704902"/>
      <w:r>
        <w:t>kSNP</w:t>
      </w:r>
      <w:r w:rsidR="004303FF">
        <w:t>4</w:t>
      </w:r>
      <w:r>
        <w:t xml:space="preserve"> tree accuracy</w:t>
      </w:r>
      <w:bookmarkEnd w:id="14"/>
    </w:p>
    <w:p w14:paraId="61BB2470" w14:textId="08A6D835" w:rsidR="00F1327A" w:rsidRDefault="00951FE4" w:rsidP="004303FF">
      <w:r>
        <w:t>Simulation studies (Hall, 201</w:t>
      </w:r>
      <w:r w:rsidR="00E711E5">
        <w:t xml:space="preserve">5 Cladistics </w:t>
      </w:r>
      <w:r w:rsidR="00E711E5">
        <w:rPr>
          <w:b/>
        </w:rPr>
        <w:t>32:</w:t>
      </w:r>
      <w:r w:rsidR="00E711E5">
        <w:t xml:space="preserve"> 90-99</w:t>
      </w:r>
      <w:r>
        <w:t>) have shown that kSNP3 parsimony tree are the most accurate, followed by ML trees, with NJ trees being the least accurate.  For that reason the default is to only estimate parsimony trees.  The parsimony tree that is estimated is a consensus of up to 100 equally parsimonious trees.</w:t>
      </w:r>
    </w:p>
    <w:p w14:paraId="6371D518" w14:textId="77777777" w:rsidR="00F1327A" w:rsidRDefault="00F1327A" w:rsidP="00F1327A">
      <w:pPr>
        <w:pStyle w:val="Heading2"/>
      </w:pPr>
      <w:bookmarkStart w:id="15" w:name="_Toc112704903"/>
      <w:r>
        <w:t>Labeling tree nodes with imperfect but significant SNPs associated with the node</w:t>
      </w:r>
      <w:bookmarkEnd w:id="15"/>
    </w:p>
    <w:p w14:paraId="2108F5F4" w14:textId="242CEFF3" w:rsidR="008D72BD" w:rsidRDefault="008D72BD" w:rsidP="00F1327A">
      <w:r>
        <w:t xml:space="preserve">The </w:t>
      </w:r>
      <w:r w:rsidRPr="00F2008A">
        <w:t>tree_AlleleCounts</w:t>
      </w:r>
      <w:r>
        <w:t>.</w:t>
      </w:r>
      <w:r w:rsidR="004A0E75">
        <w:t>X</w:t>
      </w:r>
      <w:r>
        <w:t>.tre output files are phylogenetic tree files in which the nodes are labeled with the number of SNPs that are present in all of the descendants of that node</w:t>
      </w:r>
      <w:r w:rsidR="008718E9">
        <w:t xml:space="preserve"> and nowhere else</w:t>
      </w:r>
      <w:r>
        <w:t xml:space="preserve"> (see Table 4, below).  Think of those SNPs as being perfectly associated with that node.  In many cases there are nodes that have no perfectly associated SNPs, but nevertheless do have SNPs that are imperfect but significantly associated with that node.  The </w:t>
      </w:r>
      <w:r w:rsidR="007E4766">
        <w:t>utility</w:t>
      </w:r>
      <w:r>
        <w:t xml:space="preserve"> </w:t>
      </w:r>
      <w:r>
        <w:rPr>
          <w:b/>
          <w:i/>
        </w:rPr>
        <w:t>NodeChiSquare2tree</w:t>
      </w:r>
      <w:r w:rsidR="004303FF">
        <w:rPr>
          <w:b/>
          <w:i/>
        </w:rPr>
        <w:t>4</w:t>
      </w:r>
      <w:r>
        <w:t xml:space="preserve"> identifies those SNPs and writes a tree file in which the nodes are labeled with the number of those significantly associated SNPs.</w:t>
      </w:r>
      <w:r w:rsidR="007E4766">
        <w:t xml:space="preserve">  </w:t>
      </w:r>
      <w:r w:rsidR="00FE0A7B">
        <w:rPr>
          <w:rFonts w:ascii="Courier" w:hAnsi="Courier"/>
        </w:rPr>
        <w:t>(</w:t>
      </w:r>
      <w:r w:rsidR="00FE0A7B">
        <w:t>See section VI, The kSNP3 Utilities, under Utilities to use after running kSNP3).</w:t>
      </w:r>
    </w:p>
    <w:p w14:paraId="6FD04B42" w14:textId="77777777" w:rsidR="008D72BD" w:rsidRDefault="008D72BD" w:rsidP="00F1327A"/>
    <w:p w14:paraId="5D51E276" w14:textId="7FC09CDD" w:rsidR="00122EBF" w:rsidRDefault="008D72BD" w:rsidP="008F5F5B">
      <w:r>
        <w:rPr>
          <w:b/>
          <w:i/>
        </w:rPr>
        <w:t>NodeChiSquare2tree</w:t>
      </w:r>
      <w:r w:rsidR="004303FF">
        <w:rPr>
          <w:b/>
          <w:i/>
        </w:rPr>
        <w:t>4</w:t>
      </w:r>
      <w:r>
        <w:t xml:space="preserve"> is run from with</w:t>
      </w:r>
      <w:r w:rsidR="0009526F">
        <w:t>in</w:t>
      </w:r>
      <w:r>
        <w:t xml:space="preserve"> the </w:t>
      </w:r>
      <w:r w:rsidR="00716FAE">
        <w:t>kSNP3</w:t>
      </w:r>
      <w:r>
        <w:t xml:space="preserve"> output file </w:t>
      </w:r>
      <w:r w:rsidR="00CB774E">
        <w:t>directory</w:t>
      </w:r>
      <w:r>
        <w:t xml:space="preserve"> after </w:t>
      </w:r>
      <w:r w:rsidR="00716FAE">
        <w:t>kSNP</w:t>
      </w:r>
      <w:r w:rsidR="004303FF">
        <w:t>4</w:t>
      </w:r>
      <w:r>
        <w:t xml:space="preserve"> has run.  Decide if you want to run </w:t>
      </w:r>
      <w:r>
        <w:rPr>
          <w:b/>
          <w:i/>
        </w:rPr>
        <w:t>NodeChiSquare2tree</w:t>
      </w:r>
      <w:r w:rsidR="004303FF">
        <w:rPr>
          <w:b/>
          <w:i/>
        </w:rPr>
        <w:t>4</w:t>
      </w:r>
      <w:r w:rsidR="00122EBF">
        <w:t xml:space="preserve"> after examining the </w:t>
      </w:r>
      <w:proofErr w:type="spellStart"/>
      <w:r w:rsidR="00122EBF" w:rsidRPr="00F2008A">
        <w:t>tree_AlleleCounts</w:t>
      </w:r>
      <w:r w:rsidR="00122EBF">
        <w:t>.</w:t>
      </w:r>
      <w:r w:rsidR="004A0E75">
        <w:t>X</w:t>
      </w:r>
      <w:r w:rsidR="00122EBF">
        <w:t>.tre</w:t>
      </w:r>
      <w:proofErr w:type="spellEnd"/>
      <w:r w:rsidR="00122EBF">
        <w:t xml:space="preserve"> </w:t>
      </w:r>
      <w:r w:rsidR="00634B46">
        <w:t xml:space="preserve">file </w:t>
      </w:r>
      <w:r w:rsidR="00122EBF">
        <w:t>of interest.</w:t>
      </w:r>
    </w:p>
    <w:p w14:paraId="5B38B6B4" w14:textId="03CD8383" w:rsidR="00EE1F8A" w:rsidRPr="00F2008A" w:rsidRDefault="004303FF" w:rsidP="00EE1F8A">
      <w:pPr>
        <w:pStyle w:val="Heading1"/>
        <w:rPr>
          <w:sz w:val="36"/>
        </w:rPr>
      </w:pPr>
      <w:bookmarkStart w:id="16" w:name="_Toc112704904"/>
      <w:r>
        <w:rPr>
          <w:sz w:val="36"/>
        </w:rPr>
        <w:t>VIII</w:t>
      </w:r>
      <w:r w:rsidR="00EE1F8A" w:rsidRPr="00F2008A">
        <w:rPr>
          <w:sz w:val="36"/>
        </w:rPr>
        <w:t>.</w:t>
      </w:r>
      <w:r w:rsidR="00EE1F8A" w:rsidRPr="00F2008A">
        <w:rPr>
          <w:sz w:val="36"/>
        </w:rPr>
        <w:tab/>
      </w:r>
      <w:r w:rsidR="007D660C">
        <w:rPr>
          <w:sz w:val="36"/>
        </w:rPr>
        <w:t>Tutorials with Examples</w:t>
      </w:r>
      <w:bookmarkEnd w:id="16"/>
    </w:p>
    <w:p w14:paraId="29C5EC70" w14:textId="36F1E3A5" w:rsidR="00EE1F8A" w:rsidRPr="00A42739" w:rsidRDefault="00EE1F8A" w:rsidP="00EE1F8A">
      <w:r>
        <w:t xml:space="preserve">Because </w:t>
      </w:r>
      <w:r w:rsidR="00716FAE" w:rsidRPr="004303FF">
        <w:rPr>
          <w:b/>
          <w:bCs/>
          <w:i/>
          <w:iCs/>
        </w:rPr>
        <w:t>kSNP</w:t>
      </w:r>
      <w:r w:rsidR="004303FF">
        <w:rPr>
          <w:b/>
          <w:bCs/>
          <w:i/>
          <w:iCs/>
        </w:rPr>
        <w:t>4</w:t>
      </w:r>
      <w:r>
        <w:t xml:space="preserve"> was designed to maximize flexibility, and in anticipation of future uses of comparative SNP information, </w:t>
      </w:r>
      <w:r w:rsidR="00716FAE" w:rsidRPr="004303FF">
        <w:rPr>
          <w:b/>
          <w:bCs/>
          <w:i/>
          <w:iCs/>
        </w:rPr>
        <w:t>kSNP</w:t>
      </w:r>
      <w:r w:rsidR="004303FF" w:rsidRPr="004303FF">
        <w:rPr>
          <w:b/>
          <w:bCs/>
          <w:i/>
          <w:iCs/>
        </w:rPr>
        <w:t>4</w:t>
      </w:r>
      <w:r>
        <w:t xml:space="preserve"> write</w:t>
      </w:r>
      <w:r w:rsidR="009B4B2F">
        <w:t>s</w:t>
      </w:r>
      <w:r>
        <w:t xml:space="preserve"> a plethora of output files.  Indeed, analysis of just </w:t>
      </w:r>
      <w:r w:rsidRPr="00646623">
        <w:t>1</w:t>
      </w:r>
      <w:r w:rsidR="008F5F5B">
        <w:t>0</w:t>
      </w:r>
      <w:r w:rsidRPr="00646623">
        <w:t xml:space="preserve"> viral</w:t>
      </w:r>
      <w:r>
        <w:t xml:space="preserve"> genomes produces</w:t>
      </w:r>
      <w:r w:rsidR="00A42739">
        <w:t xml:space="preserve"> up to</w:t>
      </w:r>
      <w:r>
        <w:t xml:space="preserve"> </w:t>
      </w:r>
      <w:r w:rsidR="00646623" w:rsidRPr="008F5F5B">
        <w:rPr>
          <w:highlight w:val="yellow"/>
        </w:rPr>
        <w:t>73</w:t>
      </w:r>
      <w:r w:rsidR="00441D6F">
        <w:t xml:space="preserve"> </w:t>
      </w:r>
      <w:r>
        <w:t>output files.</w:t>
      </w:r>
    </w:p>
    <w:p w14:paraId="290C3E62" w14:textId="77777777" w:rsidR="00D95C56" w:rsidRDefault="00D95C56" w:rsidP="00EE1F8A"/>
    <w:p w14:paraId="55C20A32" w14:textId="0D813F07" w:rsidR="00BC007C" w:rsidRDefault="00D95C56" w:rsidP="00EE1F8A">
      <w:r w:rsidRPr="00046F77">
        <w:rPr>
          <w:color w:val="FF0000"/>
          <w:sz w:val="32"/>
        </w:rPr>
        <w:t>Note!</w:t>
      </w:r>
      <w:r>
        <w:t xml:space="preserve">  You should download the</w:t>
      </w:r>
      <w:r w:rsidR="00046F77">
        <w:t xml:space="preserve"> two</w:t>
      </w:r>
      <w:r>
        <w:t xml:space="preserve"> example input files that </w:t>
      </w:r>
      <w:r w:rsidR="00046F77">
        <w:t>are</w:t>
      </w:r>
      <w:r>
        <w:t xml:space="preserve"> discussed below.  Going through those</w:t>
      </w:r>
      <w:r w:rsidR="00046F77">
        <w:t xml:space="preserve"> examples will not only familiarize you with </w:t>
      </w:r>
      <w:r w:rsidR="00716FAE" w:rsidRPr="004303FF">
        <w:rPr>
          <w:b/>
          <w:bCs/>
          <w:i/>
          <w:iCs/>
        </w:rPr>
        <w:t>kSNP</w:t>
      </w:r>
      <w:r w:rsidR="004303FF" w:rsidRPr="004303FF">
        <w:rPr>
          <w:b/>
          <w:bCs/>
          <w:i/>
          <w:iCs/>
        </w:rPr>
        <w:t>4</w:t>
      </w:r>
      <w:r w:rsidR="00046F77">
        <w:t xml:space="preserve">, it will allow you to determine whether you have installed </w:t>
      </w:r>
      <w:r w:rsidR="00716FAE" w:rsidRPr="004303FF">
        <w:rPr>
          <w:b/>
          <w:bCs/>
          <w:i/>
          <w:iCs/>
        </w:rPr>
        <w:t>kSN</w:t>
      </w:r>
      <w:r w:rsidR="004303FF" w:rsidRPr="004303FF">
        <w:rPr>
          <w:b/>
          <w:bCs/>
          <w:i/>
          <w:iCs/>
        </w:rPr>
        <w:t>P4</w:t>
      </w:r>
      <w:r w:rsidR="00046F77">
        <w:t xml:space="preserve"> correctly.</w:t>
      </w:r>
    </w:p>
    <w:p w14:paraId="100DFCC7" w14:textId="77777777" w:rsidR="00BC007C" w:rsidRDefault="00BC007C" w:rsidP="00EE1F8A"/>
    <w:p w14:paraId="03A72541" w14:textId="77777777" w:rsidR="00B337B6" w:rsidRPr="00EE1F8A" w:rsidRDefault="00BC007C" w:rsidP="00EE1F8A">
      <w:r w:rsidRPr="00046F77">
        <w:rPr>
          <w:color w:val="FF0000"/>
          <w:sz w:val="32"/>
        </w:rPr>
        <w:t>Note!</w:t>
      </w:r>
      <w:r>
        <w:t xml:space="preserve">  Please do not copy the command line entries from this document.  The dashes that precede the flags may be converted to em-dashes in this document, in which case nothing will work.</w:t>
      </w:r>
      <w:r w:rsidR="005216ED">
        <w:t xml:space="preserve">  Instead, e</w:t>
      </w:r>
      <w:r w:rsidR="007E4766">
        <w:t>nter the commands manually</w:t>
      </w:r>
      <w:r w:rsidR="005216ED">
        <w:t xml:space="preserve"> or copy them from the CommandLines.txt file in each example</w:t>
      </w:r>
      <w:r w:rsidR="007E4766">
        <w:t>.</w:t>
      </w:r>
    </w:p>
    <w:p w14:paraId="3E4CE29D" w14:textId="66DFCB1C" w:rsidR="00B337B6" w:rsidRPr="00020DC6" w:rsidRDefault="004303FF" w:rsidP="00020DC6">
      <w:pPr>
        <w:pStyle w:val="Heading2"/>
      </w:pPr>
      <w:bookmarkStart w:id="17" w:name="_Toc112704905"/>
      <w:r>
        <w:lastRenderedPageBreak/>
        <w:t>VIII</w:t>
      </w:r>
      <w:r w:rsidR="00B337B6">
        <w:t xml:space="preserve">A </w:t>
      </w:r>
      <w:r w:rsidR="00A42739">
        <w:t xml:space="preserve">Tutorial: </w:t>
      </w:r>
      <w:r w:rsidR="00020DC6">
        <w:t>Example</w:t>
      </w:r>
      <w:r w:rsidR="00CE6910">
        <w:t xml:space="preserve"> </w:t>
      </w:r>
      <w:r w:rsidR="00020DC6">
        <w:t xml:space="preserve">1: </w:t>
      </w:r>
      <w:r w:rsidR="00607BFA">
        <w:t xml:space="preserve">Only </w:t>
      </w:r>
      <w:r w:rsidR="00F2008A">
        <w:t>finished</w:t>
      </w:r>
      <w:r w:rsidR="00607BFA">
        <w:t xml:space="preserve"> genomes</w:t>
      </w:r>
      <w:bookmarkEnd w:id="17"/>
      <w:r w:rsidR="00607BFA">
        <w:t xml:space="preserve"> </w:t>
      </w:r>
    </w:p>
    <w:p w14:paraId="269E7D20" w14:textId="378E6043" w:rsidR="00AC46FD" w:rsidRDefault="00B337B6" w:rsidP="00B337B6">
      <w:r>
        <w:t xml:space="preserve">The </w:t>
      </w:r>
      <w:r w:rsidR="00595C7C">
        <w:t>first</w:t>
      </w:r>
      <w:r>
        <w:t xml:space="preserve"> example is one in which the </w:t>
      </w:r>
      <w:r w:rsidR="00A42739">
        <w:t>data</w:t>
      </w:r>
      <w:r>
        <w:t xml:space="preserve"> set</w:t>
      </w:r>
      <w:r w:rsidR="00A42739">
        <w:t xml:space="preserve"> consists</w:t>
      </w:r>
      <w:r>
        <w:t xml:space="preserve"> of </w:t>
      </w:r>
      <w:r w:rsidR="00E47DC2">
        <w:t xml:space="preserve">finished </w:t>
      </w:r>
      <w:r>
        <w:t xml:space="preserve">genome sequences.  The Example1 </w:t>
      </w:r>
      <w:r w:rsidR="00CB774E">
        <w:t>directory</w:t>
      </w:r>
      <w:r>
        <w:t xml:space="preserve"> contains</w:t>
      </w:r>
      <w:r w:rsidR="00603B3E">
        <w:t xml:space="preserve"> three items: (1)</w:t>
      </w:r>
      <w:r>
        <w:t xml:space="preserve"> the </w:t>
      </w:r>
      <w:r w:rsidR="00A42739">
        <w:t xml:space="preserve">data set within a </w:t>
      </w:r>
      <w:r w:rsidR="00CB774E">
        <w:t>directory</w:t>
      </w:r>
      <w:r w:rsidR="00A42739">
        <w:t xml:space="preserve"> named Genomes. That data set consists of </w:t>
      </w:r>
      <w:r w:rsidR="00550BA2">
        <w:t xml:space="preserve">finished </w:t>
      </w:r>
      <w:r w:rsidR="00E04142">
        <w:t>sequences of 10</w:t>
      </w:r>
      <w:r>
        <w:t xml:space="preserve"> encephalitis virus genomes. </w:t>
      </w:r>
      <w:r w:rsidR="00603B3E">
        <w:t xml:space="preserve"> (2) a file named CommandLines.txt</w:t>
      </w:r>
      <w:r w:rsidR="00AC46FD">
        <w:t xml:space="preserve"> </w:t>
      </w:r>
      <w:r w:rsidR="00603B3E">
        <w:t>and</w:t>
      </w:r>
      <w:r w:rsidR="00AC46FD">
        <w:t xml:space="preserve"> </w:t>
      </w:r>
      <w:r w:rsidR="00603B3E">
        <w:t xml:space="preserve">(3) </w:t>
      </w:r>
      <w:r w:rsidR="00AC46FD">
        <w:t xml:space="preserve"> a directory named "</w:t>
      </w:r>
      <w:r w:rsidR="00603B3E">
        <w:t>Results</w:t>
      </w:r>
      <w:r w:rsidR="00AC46FD">
        <w:t xml:space="preserve">"  </w:t>
      </w:r>
      <w:r w:rsidR="00603B3E">
        <w:t xml:space="preserve">The purpose of that directory is to allow you to compare your results form this tutorial with my results. </w:t>
      </w:r>
      <w:r w:rsidR="00AC46FD">
        <w:t>Within that</w:t>
      </w:r>
      <w:r w:rsidR="00603B3E">
        <w:t xml:space="preserve"> directory there</w:t>
      </w:r>
      <w:r w:rsidR="00AC46FD">
        <w:t xml:space="preserve"> </w:t>
      </w:r>
      <w:r w:rsidR="00603B3E">
        <w:t>are</w:t>
      </w:r>
      <w:r w:rsidR="00AC46FD">
        <w:t xml:space="preserve"> </w:t>
      </w:r>
      <w:r w:rsidR="00FD7645">
        <w:t>the input files</w:t>
      </w:r>
      <w:r w:rsidR="00603B3E">
        <w:t xml:space="preserve"> Example1.in and </w:t>
      </w:r>
      <w:proofErr w:type="spellStart"/>
      <w:r w:rsidR="00603B3E">
        <w:t>annotatedGenomes</w:t>
      </w:r>
      <w:proofErr w:type="spellEnd"/>
      <w:r w:rsidR="00603B3E">
        <w:t xml:space="preserve">. </w:t>
      </w:r>
      <w:r w:rsidR="00603B3E">
        <w:rPr>
          <w:b/>
          <w:i/>
          <w:color w:val="FF0000"/>
        </w:rPr>
        <w:t>You cannot use the file Example1.txt for input to your kSNP4 program!!!</w:t>
      </w:r>
      <w:r w:rsidR="00FD7645">
        <w:t xml:space="preserve"> </w:t>
      </w:r>
      <w:r w:rsidR="00603B3E">
        <w:t>The paths in that file are not correct for you because the Genomes directory is somewhere on your hard drive and the paths point to the directory on Barry Hall's machine There are also</w:t>
      </w:r>
      <w:r w:rsidR="00FD7645">
        <w:t xml:space="preserve"> the r</w:t>
      </w:r>
      <w:r w:rsidR="00AC46FD">
        <w:t xml:space="preserve">esults of </w:t>
      </w:r>
      <w:r w:rsidR="007D255E">
        <w:t>Runs 1, 2 &amp; 3</w:t>
      </w:r>
      <w:r w:rsidR="00AC46FD">
        <w:t xml:space="preserve"> done by </w:t>
      </w:r>
      <w:r w:rsidR="00603B3E">
        <w:t>BGH</w:t>
      </w:r>
      <w:r w:rsidR="00AC46FD">
        <w:t>.</w:t>
      </w:r>
      <w:r w:rsidR="00FD7645">
        <w:t xml:space="preserve"> </w:t>
      </w:r>
      <w:r w:rsidR="00AC46FD">
        <w:t xml:space="preserve"> All of that is for you to compare with the input and output files that you generate during this tutorial.</w:t>
      </w:r>
    </w:p>
    <w:p w14:paraId="06AEACE2" w14:textId="77777777" w:rsidR="00603B3E" w:rsidRDefault="00603B3E" w:rsidP="00B337B6"/>
    <w:p w14:paraId="2932F12B" w14:textId="1FDE1D12" w:rsidR="00AC46FD" w:rsidRDefault="00AC46FD" w:rsidP="00B337B6">
      <w:r>
        <w:rPr>
          <w:b/>
        </w:rPr>
        <w:t>Step 1: Generate the input file</w:t>
      </w:r>
      <w:r w:rsidR="004303FF">
        <w:rPr>
          <w:b/>
        </w:rPr>
        <w:t xml:space="preserve"> and run Kchooser4</w:t>
      </w:r>
    </w:p>
    <w:p w14:paraId="3959059A" w14:textId="10B4C707" w:rsidR="004303FF" w:rsidRDefault="00AD16BF" w:rsidP="004303FF">
      <w:pPr>
        <w:pStyle w:val="ListParagraph"/>
        <w:numPr>
          <w:ilvl w:val="0"/>
          <w:numId w:val="4"/>
        </w:numPr>
      </w:pPr>
      <w:r>
        <w:t xml:space="preserve">Generate the input file list by running </w:t>
      </w:r>
      <w:r w:rsidR="003A3456" w:rsidRPr="00554079">
        <w:rPr>
          <w:b/>
          <w:i/>
        </w:rPr>
        <w:t>Make</w:t>
      </w:r>
      <w:r w:rsidR="00051E9C" w:rsidRPr="00554079">
        <w:rPr>
          <w:b/>
          <w:i/>
        </w:rPr>
        <w:t>K</w:t>
      </w:r>
      <w:r w:rsidR="003A3456" w:rsidRPr="009D01AC">
        <w:rPr>
          <w:b/>
          <w:i/>
        </w:rPr>
        <w:t>SNP</w:t>
      </w:r>
      <w:r w:rsidR="004303FF">
        <w:rPr>
          <w:b/>
          <w:i/>
        </w:rPr>
        <w:t>4</w:t>
      </w:r>
      <w:r w:rsidR="006B1BEE" w:rsidRPr="00EF5F6A">
        <w:rPr>
          <w:b/>
          <w:i/>
        </w:rPr>
        <w:t>infile</w:t>
      </w:r>
      <w:r>
        <w:t>.</w:t>
      </w:r>
      <w:r w:rsidR="006B1BEE">
        <w:t xml:space="preserve"> Navigate</w:t>
      </w:r>
      <w:r w:rsidR="006426A3">
        <w:t xml:space="preserve"> to the </w:t>
      </w:r>
      <w:r w:rsidR="0009526F">
        <w:t xml:space="preserve">Example1  </w:t>
      </w:r>
      <w:r w:rsidR="006426A3">
        <w:t xml:space="preserve"> directory </w:t>
      </w:r>
      <w:r w:rsidR="006B1BEE">
        <w:t xml:space="preserve"> and enter </w:t>
      </w:r>
      <w:r w:rsidR="006B1BEE" w:rsidRPr="00554079">
        <w:rPr>
          <w:rFonts w:ascii="Courier" w:hAnsi="Courier"/>
        </w:rPr>
        <w:t>MakeKSNP</w:t>
      </w:r>
      <w:r w:rsidR="004303FF">
        <w:rPr>
          <w:rFonts w:ascii="Courier" w:hAnsi="Courier"/>
        </w:rPr>
        <w:t>4</w:t>
      </w:r>
      <w:r w:rsidR="0069639D" w:rsidRPr="009D01AC">
        <w:rPr>
          <w:rFonts w:ascii="Courier" w:hAnsi="Courier"/>
        </w:rPr>
        <w:t>infile</w:t>
      </w:r>
      <w:r w:rsidR="00F6118C" w:rsidRPr="00EF5F6A">
        <w:rPr>
          <w:rFonts w:ascii="Courier" w:hAnsi="Courier"/>
        </w:rPr>
        <w:t xml:space="preserve"> </w:t>
      </w:r>
      <w:r w:rsidR="0009526F" w:rsidRPr="00EF5F6A">
        <w:rPr>
          <w:rFonts w:ascii="Courier" w:hAnsi="Courier"/>
        </w:rPr>
        <w:t>Genomes</w:t>
      </w:r>
      <w:r w:rsidR="0009526F" w:rsidRPr="00BD6AB6">
        <w:rPr>
          <w:rFonts w:ascii="Courier" w:hAnsi="Courier"/>
        </w:rPr>
        <w:t xml:space="preserve"> </w:t>
      </w:r>
      <w:r w:rsidR="004303FF">
        <w:rPr>
          <w:rFonts w:ascii="Courier" w:hAnsi="Courier"/>
        </w:rPr>
        <w:t>Example1.in</w:t>
      </w:r>
      <w:r w:rsidR="00945477" w:rsidRPr="00D25AB8">
        <w:rPr>
          <w:rFonts w:ascii="Courier" w:hAnsi="Courier"/>
        </w:rPr>
        <w:t xml:space="preserve"> </w:t>
      </w:r>
      <w:r w:rsidR="000062D2">
        <w:rPr>
          <w:rFonts w:ascii="Courier" w:hAnsi="Courier"/>
        </w:rPr>
        <w:t xml:space="preserve">A .  </w:t>
      </w:r>
      <w:r w:rsidR="00F6118C" w:rsidRPr="00F6118C">
        <w:t>The result will be</w:t>
      </w:r>
      <w:r w:rsidR="00F6118C">
        <w:t xml:space="preserve"> an input list file </w:t>
      </w:r>
      <w:r w:rsidR="004303FF">
        <w:t>Example1.in</w:t>
      </w:r>
      <w:r>
        <w:t>.</w:t>
      </w:r>
      <w:r w:rsidR="004303FF">
        <w:t xml:space="preserve"> </w:t>
      </w:r>
    </w:p>
    <w:p w14:paraId="24A806CA" w14:textId="14695AD5" w:rsidR="004303FF" w:rsidRDefault="004303FF" w:rsidP="004303FF">
      <w:pPr>
        <w:pStyle w:val="ListParagraph"/>
        <w:numPr>
          <w:ilvl w:val="0"/>
          <w:numId w:val="4"/>
        </w:numPr>
      </w:pPr>
      <w:r>
        <w:t xml:space="preserve">Run </w:t>
      </w:r>
      <w:r>
        <w:rPr>
          <w:b/>
          <w:bCs/>
          <w:i/>
          <w:iCs/>
        </w:rPr>
        <w:t>Kchooser4</w:t>
      </w:r>
      <w:r>
        <w:t xml:space="preserve"> to determine the optimum kmer length and to estimate FCK. Enter </w:t>
      </w:r>
      <w:r>
        <w:rPr>
          <w:rFonts w:ascii="Courier" w:hAnsi="Courier"/>
        </w:rPr>
        <w:t>Kchooser4-in Example1.in</w:t>
      </w:r>
      <w:r>
        <w:rPr>
          <w:rFonts w:cs="Times New Roman"/>
        </w:rPr>
        <w:t xml:space="preserve">.  </w:t>
      </w:r>
      <w:r>
        <w:t>The output file will be named Kchooser4_Example1.report.  It tells us that the optimum k is 13, and FCK = 0.05.  Since FCK is &lt; 0.1 the accuracy of the tree is probably not very high and we should be cautious about its interpretation.</w:t>
      </w:r>
    </w:p>
    <w:p w14:paraId="4613212B" w14:textId="63130870" w:rsidR="004303FF" w:rsidRDefault="004303FF" w:rsidP="004303FF">
      <w:pPr>
        <w:pStyle w:val="ListParagraph"/>
      </w:pPr>
    </w:p>
    <w:p w14:paraId="225ACF79" w14:textId="149BB140" w:rsidR="00CA3215" w:rsidRPr="00AC46FD" w:rsidRDefault="00AD16BF" w:rsidP="009D01AC">
      <w:pPr>
        <w:pStyle w:val="ListParagraph"/>
        <w:numPr>
          <w:ilvl w:val="0"/>
          <w:numId w:val="4"/>
        </w:numPr>
      </w:pPr>
      <w:r>
        <w:t xml:space="preserve"> Generate </w:t>
      </w:r>
      <w:r w:rsidR="004303FF">
        <w:t>a</w:t>
      </w:r>
      <w:r>
        <w:t xml:space="preserve"> list of annotated genomes.  Since all of the genomes are annotated you can extract the list from </w:t>
      </w:r>
      <w:r w:rsidR="004303FF">
        <w:t>Example1.i</w:t>
      </w:r>
      <w:r>
        <w:t xml:space="preserve">t.  For the sake of this tutorial call the output file </w:t>
      </w:r>
      <w:proofErr w:type="spellStart"/>
      <w:r>
        <w:t>annotated</w:t>
      </w:r>
      <w:r w:rsidR="004303FF">
        <w:t>G</w:t>
      </w:r>
      <w:r>
        <w:t>enomes</w:t>
      </w:r>
      <w:proofErr w:type="spellEnd"/>
      <w:r>
        <w:t>, but you could</w:t>
      </w:r>
      <w:r w:rsidR="006426A3">
        <w:t xml:space="preserve"> call it anything you like.   </w:t>
      </w:r>
      <w:r>
        <w:t xml:space="preserve">Enter </w:t>
      </w:r>
      <w:r w:rsidRPr="00554079">
        <w:rPr>
          <w:rFonts w:ascii="Courier" w:hAnsi="Courier"/>
        </w:rPr>
        <w:t>genome</w:t>
      </w:r>
      <w:r w:rsidR="004303FF">
        <w:rPr>
          <w:rFonts w:ascii="Courier" w:hAnsi="Courier"/>
        </w:rPr>
        <w:t>N</w:t>
      </w:r>
      <w:r w:rsidRPr="00554079">
        <w:rPr>
          <w:rFonts w:ascii="Courier" w:hAnsi="Courier"/>
        </w:rPr>
        <w:t>ames</w:t>
      </w:r>
      <w:r w:rsidR="004303FF">
        <w:rPr>
          <w:rFonts w:ascii="Courier" w:hAnsi="Courier"/>
        </w:rPr>
        <w:t>4</w:t>
      </w:r>
      <w:r w:rsidRPr="009D01AC">
        <w:rPr>
          <w:rFonts w:ascii="Courier" w:hAnsi="Courier"/>
        </w:rPr>
        <w:t xml:space="preserve"> </w:t>
      </w:r>
      <w:r w:rsidR="004303FF">
        <w:rPr>
          <w:rFonts w:ascii="Courier" w:hAnsi="Courier"/>
        </w:rPr>
        <w:t>Example1.in</w:t>
      </w:r>
      <w:r w:rsidRPr="009D01AC">
        <w:rPr>
          <w:rFonts w:ascii="Courier" w:hAnsi="Courier"/>
        </w:rPr>
        <w:t xml:space="preserve"> </w:t>
      </w:r>
      <w:proofErr w:type="spellStart"/>
      <w:r w:rsidRPr="009D01AC">
        <w:rPr>
          <w:rFonts w:ascii="Courier" w:hAnsi="Courier"/>
        </w:rPr>
        <w:t>annotate</w:t>
      </w:r>
      <w:r w:rsidR="004303FF">
        <w:rPr>
          <w:rFonts w:ascii="Courier" w:hAnsi="Courier"/>
        </w:rPr>
        <w:t>dG</w:t>
      </w:r>
      <w:r w:rsidRPr="009D01AC">
        <w:rPr>
          <w:rFonts w:ascii="Courier" w:hAnsi="Courier"/>
        </w:rPr>
        <w:t>enomes</w:t>
      </w:r>
      <w:proofErr w:type="spellEnd"/>
      <w:r w:rsidRPr="009D01AC">
        <w:rPr>
          <w:rFonts w:ascii="Courier" w:hAnsi="Courier"/>
        </w:rPr>
        <w:t>.</w:t>
      </w:r>
    </w:p>
    <w:p w14:paraId="10D60810" w14:textId="77777777" w:rsidR="00E47DC2" w:rsidRDefault="00E47DC2" w:rsidP="00B337B6"/>
    <w:p w14:paraId="7DFFFCA4" w14:textId="23E78017" w:rsidR="008808DF" w:rsidRDefault="00802569" w:rsidP="008808DF">
      <w:r>
        <w:rPr>
          <w:b/>
        </w:rPr>
        <w:t>Step 2: Run kSNP</w:t>
      </w:r>
      <w:r w:rsidR="004303FF">
        <w:rPr>
          <w:b/>
        </w:rPr>
        <w:t>4</w:t>
      </w:r>
      <w:r>
        <w:rPr>
          <w:b/>
        </w:rPr>
        <w:t xml:space="preserve"> </w:t>
      </w:r>
    </w:p>
    <w:p w14:paraId="608C0D92" w14:textId="77777777" w:rsidR="008808DF" w:rsidRDefault="008808DF" w:rsidP="008808DF">
      <w:r>
        <w:t>2A</w:t>
      </w:r>
      <w:r w:rsidR="00802569">
        <w:tab/>
      </w:r>
      <w:r w:rsidR="00A76B08">
        <w:rPr>
          <w:b/>
        </w:rPr>
        <w:t>without annotations</w:t>
      </w:r>
    </w:p>
    <w:p w14:paraId="77F18CC0" w14:textId="07A29104" w:rsidR="00802569" w:rsidRDefault="00802569" w:rsidP="008808DF">
      <w:pPr>
        <w:ind w:left="720"/>
      </w:pPr>
      <w:r>
        <w:t>The simplest way to run kSNP</w:t>
      </w:r>
      <w:r w:rsidR="004303FF">
        <w:t>4</w:t>
      </w:r>
      <w:r>
        <w:t xml:space="preserve"> is without doing any SNP annotation.  We will set the kmer size to 13</w:t>
      </w:r>
      <w:r w:rsidR="004303FF">
        <w:t xml:space="preserve"> as suggested by </w:t>
      </w:r>
      <w:r w:rsidR="004303FF">
        <w:rPr>
          <w:b/>
          <w:bCs/>
          <w:i/>
          <w:iCs/>
        </w:rPr>
        <w:t>Kchooser4</w:t>
      </w:r>
      <w:r w:rsidR="008808DF">
        <w:t>.  We</w:t>
      </w:r>
      <w:r>
        <w:t xml:space="preserve"> will call this run Run1.</w:t>
      </w:r>
      <w:r w:rsidR="008808DF">
        <w:t xml:space="preserve">  All the options except -in, -outdir, and -k take their default values.</w:t>
      </w:r>
    </w:p>
    <w:p w14:paraId="08B1A57A" w14:textId="63A75D0E" w:rsidR="008808DF" w:rsidRDefault="00802569" w:rsidP="008808DF">
      <w:pPr>
        <w:ind w:left="720"/>
        <w:rPr>
          <w:rFonts w:ascii="Courier" w:hAnsi="Courier"/>
        </w:rPr>
      </w:pPr>
      <w:r>
        <w:t xml:space="preserve">Enter </w:t>
      </w:r>
      <w:r>
        <w:rPr>
          <w:rFonts w:ascii="Courier" w:hAnsi="Courier"/>
        </w:rPr>
        <w:t>kSNP</w:t>
      </w:r>
      <w:r w:rsidR="004303FF">
        <w:rPr>
          <w:rFonts w:ascii="Courier" w:hAnsi="Courier"/>
        </w:rPr>
        <w:t>4</w:t>
      </w:r>
      <w:r>
        <w:rPr>
          <w:rFonts w:ascii="Courier" w:hAnsi="Courier"/>
        </w:rPr>
        <w:t xml:space="preserve"> -in </w:t>
      </w:r>
      <w:r w:rsidR="004303FF">
        <w:rPr>
          <w:rFonts w:ascii="Courier" w:hAnsi="Courier"/>
        </w:rPr>
        <w:t>Example1.in</w:t>
      </w:r>
      <w:r>
        <w:rPr>
          <w:rFonts w:ascii="Courier" w:hAnsi="Courier"/>
        </w:rPr>
        <w:t xml:space="preserve"> -outdir Run1 -k 13 | tee Run1Log </w:t>
      </w:r>
    </w:p>
    <w:p w14:paraId="25DD0A0E" w14:textId="77777777" w:rsidR="008808DF" w:rsidRDefault="00802569" w:rsidP="004303FF">
      <w:r>
        <w:tab/>
      </w:r>
    </w:p>
    <w:p w14:paraId="2BD792AE" w14:textId="3DB02F65" w:rsidR="00B623DD" w:rsidRPr="00802569" w:rsidRDefault="00802569" w:rsidP="000E3CF5">
      <w:pPr>
        <w:ind w:left="720"/>
      </w:pPr>
      <w:r w:rsidRPr="004303FF">
        <w:rPr>
          <w:highlight w:val="yellow"/>
        </w:rPr>
        <w:t>The</w:t>
      </w:r>
      <w:r w:rsidR="004C3B0E" w:rsidRPr="004303FF">
        <w:rPr>
          <w:highlight w:val="yellow"/>
        </w:rPr>
        <w:t xml:space="preserve"> 1</w:t>
      </w:r>
      <w:r w:rsidR="000C08AD" w:rsidRPr="004303FF">
        <w:rPr>
          <w:highlight w:val="yellow"/>
        </w:rPr>
        <w:t>7</w:t>
      </w:r>
      <w:r w:rsidRPr="004303FF">
        <w:rPr>
          <w:highlight w:val="yellow"/>
        </w:rPr>
        <w:t xml:space="preserve"> output files will be found in the Run1 directory.</w:t>
      </w:r>
      <w:r w:rsidR="008808DF" w:rsidRPr="004303FF">
        <w:rPr>
          <w:highlight w:val="yellow"/>
        </w:rPr>
        <w:t xml:space="preserve">  </w:t>
      </w:r>
      <w:r w:rsidR="008808DF" w:rsidRPr="004303FF">
        <w:t>At the bottom of the Run1Log file you will see that</w:t>
      </w:r>
      <w:r w:rsidR="00497BBB" w:rsidRPr="004303FF">
        <w:t xml:space="preserve"> on my computer the run required </w:t>
      </w:r>
      <w:r w:rsidR="00497BBB" w:rsidRPr="004303FF">
        <w:rPr>
          <w:highlight w:val="yellow"/>
        </w:rPr>
        <w:t>0.0</w:t>
      </w:r>
      <w:r w:rsidR="000E3CF5" w:rsidRPr="004303FF">
        <w:rPr>
          <w:highlight w:val="yellow"/>
        </w:rPr>
        <w:t>2</w:t>
      </w:r>
      <w:r w:rsidR="004303FF" w:rsidRPr="004303FF">
        <w:rPr>
          <w:highlight w:val="yellow"/>
        </w:rPr>
        <w:t>5</w:t>
      </w:r>
      <w:r w:rsidR="00497BBB" w:rsidRPr="004303FF">
        <w:t xml:space="preserve"> hours, or </w:t>
      </w:r>
      <w:r w:rsidR="004303FF" w:rsidRPr="004303FF">
        <w:rPr>
          <w:highlight w:val="yellow"/>
        </w:rPr>
        <w:t>91</w:t>
      </w:r>
      <w:r w:rsidR="008808DF" w:rsidRPr="004303FF">
        <w:t xml:space="preserve"> seconds.</w:t>
      </w:r>
      <w:r w:rsidR="00504335" w:rsidRPr="004303FF">
        <w:t xml:space="preserve"> Note that in column 4 of </w:t>
      </w:r>
      <w:r w:rsidR="004303FF" w:rsidRPr="004303FF">
        <w:t xml:space="preserve">the </w:t>
      </w:r>
      <w:proofErr w:type="spellStart"/>
      <w:r w:rsidR="00504335" w:rsidRPr="004303FF">
        <w:t>SNPs_all</w:t>
      </w:r>
      <w:proofErr w:type="spellEnd"/>
      <w:r w:rsidR="004303FF" w:rsidRPr="004303FF">
        <w:t xml:space="preserve"> file</w:t>
      </w:r>
      <w:r w:rsidR="00504335" w:rsidRPr="004303FF">
        <w:t>, they are all x (unknown).</w:t>
      </w:r>
    </w:p>
    <w:p w14:paraId="0822DDA7" w14:textId="77777777" w:rsidR="008808DF" w:rsidRDefault="008808DF" w:rsidP="00B337B6"/>
    <w:p w14:paraId="3C9E0B3D" w14:textId="77777777" w:rsidR="008808DF" w:rsidRDefault="008808DF" w:rsidP="00B337B6">
      <w:r>
        <w:t>2B</w:t>
      </w:r>
      <w:r w:rsidR="00A76B08">
        <w:tab/>
      </w:r>
      <w:r w:rsidR="00A76B08">
        <w:rPr>
          <w:b/>
        </w:rPr>
        <w:t>with annotations</w:t>
      </w:r>
    </w:p>
    <w:p w14:paraId="1621E626" w14:textId="77777777" w:rsidR="008808DF" w:rsidRDefault="008808DF" w:rsidP="008808DF">
      <w:pPr>
        <w:ind w:left="720"/>
      </w:pPr>
      <w:r>
        <w:t>To annotate the SNPs we simply add the -annotate option, specifying the annotated_genomes files that lists the annotated genomes.</w:t>
      </w:r>
    </w:p>
    <w:p w14:paraId="2D87021E" w14:textId="77777777" w:rsidR="008808DF" w:rsidRDefault="008808DF" w:rsidP="008808DF">
      <w:pPr>
        <w:ind w:left="720"/>
      </w:pPr>
    </w:p>
    <w:p w14:paraId="2F690939" w14:textId="14E56E94" w:rsidR="00BC007C" w:rsidRDefault="008808DF" w:rsidP="00E45D8C">
      <w:pPr>
        <w:ind w:left="720"/>
      </w:pPr>
      <w:r>
        <w:t xml:space="preserve">In this case all </w:t>
      </w:r>
      <w:r w:rsidR="00010095">
        <w:t>1</w:t>
      </w:r>
      <w:r>
        <w:t xml:space="preserve">of the genomes are annotated so annotated_genomes </w:t>
      </w:r>
      <w:r w:rsidR="00527D46">
        <w:t xml:space="preserve">lists </w:t>
      </w:r>
      <w:r w:rsidR="00E45D8C">
        <w:t>all</w:t>
      </w:r>
      <w:r w:rsidR="00527D46">
        <w:t xml:space="preserve"> of</w:t>
      </w:r>
      <w:r w:rsidR="00E45D8C">
        <w:t xml:space="preserve"> the</w:t>
      </w:r>
      <w:r>
        <w:t xml:space="preserve"> genomes.  More typically a data set would include some finished genomes, some assembled genomes that are annotated, some assemble</w:t>
      </w:r>
      <w:r w:rsidR="00504335">
        <w:t>d</w:t>
      </w:r>
      <w:r>
        <w:t xml:space="preserve"> genomes that are not annotated, and</w:t>
      </w:r>
      <w:r w:rsidR="00527D46">
        <w:t xml:space="preserve"> perhaps</w:t>
      </w:r>
      <w:r>
        <w:t xml:space="preserve"> some raw read files.  In that case you would </w:t>
      </w:r>
      <w:r w:rsidR="00504335">
        <w:t xml:space="preserve">delete any unannotated and raw read genomes from the annotated_genomes list file. </w:t>
      </w:r>
    </w:p>
    <w:p w14:paraId="6B939EC1" w14:textId="33EB9AB9" w:rsidR="00BC007C" w:rsidRDefault="00BC007C" w:rsidP="008808DF">
      <w:pPr>
        <w:ind w:left="720"/>
      </w:pPr>
      <w:r>
        <w:t xml:space="preserve">Enter </w:t>
      </w:r>
      <w:r>
        <w:rPr>
          <w:rFonts w:ascii="Courier" w:hAnsi="Courier"/>
        </w:rPr>
        <w:t>kSNP</w:t>
      </w:r>
      <w:r w:rsidR="004303FF">
        <w:rPr>
          <w:rFonts w:ascii="Courier" w:hAnsi="Courier"/>
        </w:rPr>
        <w:t>4</w:t>
      </w:r>
      <w:r>
        <w:rPr>
          <w:rFonts w:ascii="Courier" w:hAnsi="Courier"/>
        </w:rPr>
        <w:t xml:space="preserve"> -</w:t>
      </w:r>
      <w:r w:rsidRPr="00BC007C">
        <w:rPr>
          <w:rFonts w:ascii="Courier" w:hAnsi="Courier"/>
        </w:rPr>
        <w:t xml:space="preserve">in </w:t>
      </w:r>
      <w:r w:rsidR="004303FF">
        <w:rPr>
          <w:rFonts w:ascii="Courier" w:hAnsi="Courier"/>
        </w:rPr>
        <w:t>Example1.in</w:t>
      </w:r>
      <w:r w:rsidRPr="00BC007C">
        <w:rPr>
          <w:rFonts w:ascii="Courier" w:hAnsi="Courier"/>
        </w:rPr>
        <w:t xml:space="preserve"> -outdir Run2 -k 13  -annotate </w:t>
      </w:r>
      <w:proofErr w:type="spellStart"/>
      <w:r w:rsidRPr="00BC007C">
        <w:rPr>
          <w:rFonts w:ascii="Courier" w:hAnsi="Courier"/>
        </w:rPr>
        <w:t>annotate</w:t>
      </w:r>
      <w:r w:rsidR="004303FF">
        <w:rPr>
          <w:rFonts w:ascii="Courier" w:hAnsi="Courier"/>
        </w:rPr>
        <w:t>dG</w:t>
      </w:r>
      <w:r w:rsidRPr="00BC007C">
        <w:rPr>
          <w:rFonts w:ascii="Courier" w:hAnsi="Courier"/>
        </w:rPr>
        <w:t>enomes</w:t>
      </w:r>
      <w:proofErr w:type="spellEnd"/>
      <w:r w:rsidRPr="00BC007C">
        <w:rPr>
          <w:rFonts w:ascii="Courier" w:hAnsi="Courier"/>
        </w:rPr>
        <w:t xml:space="preserve"> | tee Run2Log</w:t>
      </w:r>
    </w:p>
    <w:p w14:paraId="193E4428" w14:textId="77777777" w:rsidR="00BC007C" w:rsidRDefault="00BC007C" w:rsidP="008808DF">
      <w:pPr>
        <w:ind w:left="720"/>
      </w:pPr>
    </w:p>
    <w:p w14:paraId="04C977B2" w14:textId="610D4658" w:rsidR="008808DF" w:rsidRDefault="00BC007C" w:rsidP="00835105">
      <w:pPr>
        <w:ind w:left="720"/>
      </w:pPr>
      <w:r>
        <w:t>Becaus</w:t>
      </w:r>
      <w:r w:rsidR="004C3B0E">
        <w:t xml:space="preserve">e of annotation you will find </w:t>
      </w:r>
      <w:r w:rsidR="00D171D7" w:rsidRPr="004303FF">
        <w:rPr>
          <w:highlight w:val="yellow"/>
        </w:rPr>
        <w:t>22</w:t>
      </w:r>
      <w:r w:rsidR="000C08AD">
        <w:t xml:space="preserve"> </w:t>
      </w:r>
      <w:r>
        <w:t xml:space="preserve">files in the Run2 directory.  Annotation increased the run time to </w:t>
      </w:r>
      <w:r w:rsidR="00890B15" w:rsidRPr="004303FF">
        <w:rPr>
          <w:highlight w:val="yellow"/>
        </w:rPr>
        <w:t>129</w:t>
      </w:r>
      <w:r>
        <w:t xml:space="preserve"> seconds</w:t>
      </w:r>
      <w:r w:rsidR="00C53D5C">
        <w:t xml:space="preserve"> on my computer</w:t>
      </w:r>
      <w:r>
        <w:t>.</w:t>
      </w:r>
      <w:r w:rsidR="00504335">
        <w:t xml:space="preserve"> </w:t>
      </w:r>
    </w:p>
    <w:p w14:paraId="4D871334" w14:textId="77777777" w:rsidR="003E24DC" w:rsidRDefault="003E24DC" w:rsidP="00E45D8C">
      <w:pPr>
        <w:ind w:left="720"/>
      </w:pPr>
    </w:p>
    <w:p w14:paraId="40018DE1" w14:textId="54C6D29F" w:rsidR="00F634FF" w:rsidRDefault="003E24DC" w:rsidP="00835105">
      <w:pPr>
        <w:ind w:left="720"/>
      </w:pPr>
      <w:r>
        <w:lastRenderedPageBreak/>
        <w:t>The annotations output files you want to look at are</w:t>
      </w:r>
      <w:r w:rsidR="00835105">
        <w:t xml:space="preserve"> "SNPs_all",</w:t>
      </w:r>
      <w:r>
        <w:t xml:space="preserve"> "Annotation_summary"</w:t>
      </w:r>
      <w:r w:rsidR="00835105">
        <w:t>,</w:t>
      </w:r>
      <w:r>
        <w:t xml:space="preserve"> and "SNPs_all_annotated</w:t>
      </w:r>
      <w:r w:rsidR="005C7E63">
        <w:t xml:space="preserve">". </w:t>
      </w:r>
      <w:r w:rsidR="00835105">
        <w:t xml:space="preserve">  See Table 3 for the contents of those files</w:t>
      </w:r>
    </w:p>
    <w:p w14:paraId="72AA6BC1" w14:textId="77777777" w:rsidR="00835105" w:rsidRDefault="00835105" w:rsidP="00835105">
      <w:pPr>
        <w:ind w:left="720"/>
      </w:pPr>
    </w:p>
    <w:p w14:paraId="16ACBCA5" w14:textId="77777777" w:rsidR="00BC007C" w:rsidRPr="00A76B08" w:rsidRDefault="00BC007C" w:rsidP="00B337B6">
      <w:pPr>
        <w:rPr>
          <w:b/>
        </w:rPr>
      </w:pPr>
      <w:r>
        <w:t>2C</w:t>
      </w:r>
      <w:r w:rsidR="00A76B08">
        <w:tab/>
      </w:r>
      <w:r w:rsidR="00A76B08">
        <w:rPr>
          <w:b/>
        </w:rPr>
        <w:t>with all options used</w:t>
      </w:r>
    </w:p>
    <w:p w14:paraId="7BCDB97D" w14:textId="77777777" w:rsidR="00BC007C" w:rsidRDefault="00BC007C" w:rsidP="00BC007C">
      <w:pPr>
        <w:ind w:left="720"/>
      </w:pPr>
      <w:r>
        <w:t>Finally, we can add the options to estimate ML and NJ trees</w:t>
      </w:r>
      <w:r w:rsidR="00035891">
        <w:t>, to generate VCF files, to calculate core SNPs to estimate a core parsimony tree</w:t>
      </w:r>
      <w:r w:rsidR="00B25A8C">
        <w:t xml:space="preserve">, and to </w:t>
      </w:r>
      <w:r w:rsidR="00590726">
        <w:t>set the minimum faction with locus to 0.75</w:t>
      </w:r>
      <w:r w:rsidR="00035891">
        <w:t>.</w:t>
      </w:r>
    </w:p>
    <w:p w14:paraId="1E51EF6A" w14:textId="77777777" w:rsidR="00BC007C" w:rsidRDefault="00BC007C" w:rsidP="00BC007C">
      <w:pPr>
        <w:ind w:left="720"/>
      </w:pPr>
    </w:p>
    <w:p w14:paraId="485A8ADA" w14:textId="3A2B6D8A" w:rsidR="00035891" w:rsidRDefault="00BC007C" w:rsidP="00BC007C">
      <w:pPr>
        <w:ind w:left="720"/>
      </w:pPr>
      <w:r>
        <w:t xml:space="preserve">Enter </w:t>
      </w:r>
      <w:r w:rsidRPr="004303FF">
        <w:rPr>
          <w:rFonts w:ascii="Courier" w:hAnsi="Courier"/>
        </w:rPr>
        <w:t>kSNP</w:t>
      </w:r>
      <w:r w:rsidR="004303FF" w:rsidRPr="004303FF">
        <w:rPr>
          <w:rFonts w:ascii="Courier" w:hAnsi="Courier"/>
        </w:rPr>
        <w:t>4</w:t>
      </w:r>
      <w:r w:rsidRPr="00BC007C">
        <w:t xml:space="preserve"> </w:t>
      </w:r>
      <w:r w:rsidRPr="00BC007C">
        <w:rPr>
          <w:rFonts w:ascii="Courier" w:hAnsi="Courier"/>
        </w:rPr>
        <w:t xml:space="preserve">-in </w:t>
      </w:r>
      <w:r w:rsidR="004303FF">
        <w:rPr>
          <w:rFonts w:ascii="Courier" w:hAnsi="Courier"/>
        </w:rPr>
        <w:t>Example1.in</w:t>
      </w:r>
      <w:r w:rsidRPr="00BC007C">
        <w:rPr>
          <w:rFonts w:ascii="Courier" w:hAnsi="Courier"/>
        </w:rPr>
        <w:t xml:space="preserve"> -outdir Run3 -k 13  -annotate </w:t>
      </w:r>
      <w:proofErr w:type="spellStart"/>
      <w:r w:rsidRPr="00BC007C">
        <w:rPr>
          <w:rFonts w:ascii="Courier" w:hAnsi="Courier"/>
        </w:rPr>
        <w:t>annotated</w:t>
      </w:r>
      <w:r w:rsidR="004303FF">
        <w:rPr>
          <w:rFonts w:ascii="Courier" w:hAnsi="Courier"/>
        </w:rPr>
        <w:t>G</w:t>
      </w:r>
      <w:r w:rsidRPr="00BC007C">
        <w:rPr>
          <w:rFonts w:ascii="Courier" w:hAnsi="Courier"/>
        </w:rPr>
        <w:t>enomes</w:t>
      </w:r>
      <w:proofErr w:type="spellEnd"/>
      <w:r w:rsidRPr="00BC007C">
        <w:rPr>
          <w:rFonts w:ascii="Courier" w:hAnsi="Courier"/>
        </w:rPr>
        <w:t xml:space="preserve"> -ML -NJ -</w:t>
      </w:r>
      <w:proofErr w:type="spellStart"/>
      <w:r w:rsidRPr="00BC007C">
        <w:rPr>
          <w:rFonts w:ascii="Courier" w:hAnsi="Courier"/>
        </w:rPr>
        <w:t>vcf</w:t>
      </w:r>
      <w:proofErr w:type="spellEnd"/>
      <w:r w:rsidRPr="00BC007C">
        <w:rPr>
          <w:rFonts w:ascii="Courier" w:hAnsi="Courier"/>
        </w:rPr>
        <w:t xml:space="preserve"> -core</w:t>
      </w:r>
      <w:r w:rsidR="00B25A8C">
        <w:rPr>
          <w:rFonts w:ascii="Courier" w:hAnsi="Courier"/>
        </w:rPr>
        <w:t xml:space="preserve"> -min</w:t>
      </w:r>
      <w:r w:rsidR="008F14F5">
        <w:rPr>
          <w:rFonts w:ascii="Courier" w:hAnsi="Courier"/>
        </w:rPr>
        <w:t>_frac</w:t>
      </w:r>
      <w:r w:rsidR="00B25A8C">
        <w:rPr>
          <w:rFonts w:ascii="Courier" w:hAnsi="Courier"/>
        </w:rPr>
        <w:t xml:space="preserve"> 0.75</w:t>
      </w:r>
      <w:r w:rsidRPr="00BC007C">
        <w:rPr>
          <w:rFonts w:ascii="Courier" w:hAnsi="Courier"/>
        </w:rPr>
        <w:t xml:space="preserve"> | tee Run3Log</w:t>
      </w:r>
    </w:p>
    <w:p w14:paraId="548DA2C3" w14:textId="77777777" w:rsidR="00035891" w:rsidRDefault="00035891" w:rsidP="00BC007C">
      <w:pPr>
        <w:ind w:left="720"/>
      </w:pPr>
    </w:p>
    <w:p w14:paraId="58A9FD50" w14:textId="100EA20E" w:rsidR="00035891" w:rsidRDefault="00035891" w:rsidP="002D394D">
      <w:pPr>
        <w:ind w:left="720"/>
      </w:pPr>
      <w:r>
        <w:t xml:space="preserve">The Run3 </w:t>
      </w:r>
      <w:r w:rsidR="00CB774E">
        <w:t>directory</w:t>
      </w:r>
      <w:r>
        <w:t xml:space="preserve"> will now include </w:t>
      </w:r>
      <w:r w:rsidR="00835105" w:rsidRPr="004303FF">
        <w:rPr>
          <w:highlight w:val="yellow"/>
        </w:rPr>
        <w:t>69</w:t>
      </w:r>
      <w:r>
        <w:t xml:space="preserve"> files, and the run</w:t>
      </w:r>
      <w:r w:rsidR="00C53D5C">
        <w:t xml:space="preserve"> on my computer</w:t>
      </w:r>
      <w:r>
        <w:t xml:space="preserve"> required </w:t>
      </w:r>
      <w:r w:rsidR="002D394D" w:rsidRPr="004303FF">
        <w:rPr>
          <w:highlight w:val="yellow"/>
        </w:rPr>
        <w:t>136</w:t>
      </w:r>
      <w:r>
        <w:t xml:space="preserve"> seconds</w:t>
      </w:r>
    </w:p>
    <w:p w14:paraId="0C67C42D" w14:textId="13A78294" w:rsidR="00F2008A" w:rsidRPr="00035891" w:rsidRDefault="00035891" w:rsidP="009F1C9A">
      <w:r>
        <w:t>The purpose of these multiple runs was to illustrate that the more you ask kSNP3 to do,</w:t>
      </w:r>
      <w:r w:rsidR="009F1C9A">
        <w:t xml:space="preserve"> </w:t>
      </w:r>
      <w:r>
        <w:t xml:space="preserve"> the longer it takes.  It is also the case that the more genomes you include in the data sets, and the larger those genomes are, the longer it takes.</w:t>
      </w:r>
    </w:p>
    <w:p w14:paraId="03DDAB39" w14:textId="3C13AAA1" w:rsidR="00A467FD" w:rsidRDefault="004303FF" w:rsidP="00F2008A">
      <w:pPr>
        <w:pStyle w:val="Heading2"/>
      </w:pPr>
      <w:bookmarkStart w:id="18" w:name="_Toc112704906"/>
      <w:r>
        <w:t>VIII</w:t>
      </w:r>
      <w:r w:rsidR="00CE6910">
        <w:t>B</w:t>
      </w:r>
      <w:r w:rsidR="00F2008A">
        <w:t xml:space="preserve"> </w:t>
      </w:r>
      <w:r w:rsidR="007D660C">
        <w:t xml:space="preserve">Tutorial </w:t>
      </w:r>
      <w:r w:rsidR="00F2008A">
        <w:t xml:space="preserve">Example2: </w:t>
      </w:r>
      <w:r w:rsidR="00CE6910">
        <w:t>Finished and unfinished g</w:t>
      </w:r>
      <w:r w:rsidR="00F2008A">
        <w:t>enomes</w:t>
      </w:r>
      <w:bookmarkEnd w:id="18"/>
    </w:p>
    <w:p w14:paraId="69FE5803" w14:textId="7BCA4659" w:rsidR="002346AC" w:rsidRDefault="00242661" w:rsidP="00A467FD">
      <w:r w:rsidRPr="00242661">
        <w:t xml:space="preserve">Before </w:t>
      </w:r>
      <w:r w:rsidR="00C53D5C">
        <w:t>discussing this</w:t>
      </w:r>
      <w:r>
        <w:t xml:space="preserve"> example, a quick word about unassembled genomes.  Before running </w:t>
      </w:r>
      <w:r w:rsidR="00716FAE" w:rsidRPr="004303FF">
        <w:rPr>
          <w:b/>
          <w:bCs/>
          <w:i/>
          <w:iCs/>
        </w:rPr>
        <w:t>kSNP</w:t>
      </w:r>
      <w:r w:rsidR="004303FF" w:rsidRPr="004303FF">
        <w:rPr>
          <w:b/>
          <w:bCs/>
          <w:i/>
          <w:iCs/>
        </w:rPr>
        <w:t>4</w:t>
      </w:r>
      <w:r>
        <w:t xml:space="preserve">, we advise a first step </w:t>
      </w:r>
      <w:r w:rsidRPr="00242661">
        <w:t>of filtering/trimming low quality bases or reads from the fastq using something like</w:t>
      </w:r>
      <w:r>
        <w:t xml:space="preserve"> fastq_quality_trimmer or seqtk</w:t>
      </w:r>
      <w:r w:rsidR="009B4B2F">
        <w:t xml:space="preserve"> before creating the fasta </w:t>
      </w:r>
      <w:r w:rsidR="00527D46">
        <w:t xml:space="preserve">file </w:t>
      </w:r>
      <w:r w:rsidR="009B4B2F">
        <w:t>of reads</w:t>
      </w:r>
      <w:r w:rsidR="00B43546">
        <w:t xml:space="preserve">.  </w:t>
      </w:r>
      <w:r w:rsidRPr="00242661">
        <w:t xml:space="preserve">This will help avoid considering sequencing errors as SNPs. </w:t>
      </w:r>
    </w:p>
    <w:p w14:paraId="5D834EAB" w14:textId="77777777" w:rsidR="00AB306A" w:rsidRDefault="00AB306A" w:rsidP="00A467FD"/>
    <w:p w14:paraId="116DDF53" w14:textId="5C75B52A" w:rsidR="00102004" w:rsidRDefault="002346AC" w:rsidP="00147D1C">
      <w:r>
        <w:t>T</w:t>
      </w:r>
      <w:r w:rsidR="00E47DC2">
        <w:t xml:space="preserve">his </w:t>
      </w:r>
      <w:r w:rsidR="00C53D5C">
        <w:rPr>
          <w:i/>
        </w:rPr>
        <w:t>Vibrio cholera</w:t>
      </w:r>
      <w:r w:rsidR="002B3C2D">
        <w:rPr>
          <w:i/>
        </w:rPr>
        <w:t xml:space="preserve"> </w:t>
      </w:r>
      <w:r w:rsidR="002B3C2D">
        <w:t xml:space="preserve"> data set</w:t>
      </w:r>
      <w:r w:rsidR="00E47DC2">
        <w:t xml:space="preserve"> includes</w:t>
      </w:r>
      <w:r w:rsidR="007C2D19">
        <w:t xml:space="preserve"> </w:t>
      </w:r>
      <w:r w:rsidR="002B3C2D">
        <w:t>three</w:t>
      </w:r>
      <w:r w:rsidR="00E47DC2">
        <w:t xml:space="preserve"> finished genomes</w:t>
      </w:r>
      <w:r w:rsidR="0098161E">
        <w:t xml:space="preserve"> (</w:t>
      </w:r>
      <w:r w:rsidR="007C2D19" w:rsidRPr="007C2D19">
        <w:t>VcMS6.fa</w:t>
      </w:r>
      <w:r w:rsidR="002B3C2D">
        <w:t xml:space="preserve">, </w:t>
      </w:r>
      <w:r w:rsidR="002B3C2D" w:rsidRPr="002B3C2D">
        <w:t>VcLMA3984-4.fa</w:t>
      </w:r>
      <w:r w:rsidR="002B3C2D">
        <w:t xml:space="preserve"> and </w:t>
      </w:r>
      <w:r w:rsidR="002B3C2D" w:rsidRPr="002B3C2D">
        <w:t>VcO1-ElTorN16961.fa</w:t>
      </w:r>
      <w:r w:rsidR="002B3C2D">
        <w:t>, each of which consists of two chromosomes</w:t>
      </w:r>
      <w:r w:rsidR="0098161E">
        <w:t>)</w:t>
      </w:r>
      <w:r w:rsidR="00E47DC2">
        <w:t xml:space="preserve">, </w:t>
      </w:r>
      <w:r w:rsidR="004624E2">
        <w:t>two</w:t>
      </w:r>
      <w:r w:rsidR="002B3C2D">
        <w:t xml:space="preserve"> assembled genome</w:t>
      </w:r>
      <w:r w:rsidR="00E47DC2">
        <w:t xml:space="preserve"> that consist</w:t>
      </w:r>
      <w:r w:rsidR="002B3C2D">
        <w:t>s</w:t>
      </w:r>
      <w:r w:rsidR="00E47DC2">
        <w:t xml:space="preserve"> of a set of contigs</w:t>
      </w:r>
      <w:r w:rsidR="002B3C2D">
        <w:t xml:space="preserve"> </w:t>
      </w:r>
      <w:r w:rsidR="0098161E">
        <w:t>(</w:t>
      </w:r>
      <w:r w:rsidR="002B3C2D" w:rsidRPr="002B3C2D">
        <w:t>Vc523-80.fa</w:t>
      </w:r>
      <w:r w:rsidR="00147D1C">
        <w:t xml:space="preserve"> and</w:t>
      </w:r>
      <w:r w:rsidR="00147D1C" w:rsidRPr="00147D1C">
        <w:t xml:space="preserve"> </w:t>
      </w:r>
      <w:r w:rsidR="00147D1C" w:rsidRPr="00102004">
        <w:t>Vc63-93_MO45.fasta</w:t>
      </w:r>
      <w:r w:rsidR="0098161E">
        <w:t>)</w:t>
      </w:r>
      <w:r w:rsidR="002B3C2D">
        <w:t>,</w:t>
      </w:r>
      <w:r w:rsidR="00147D1C">
        <w:t xml:space="preserve"> and </w:t>
      </w:r>
      <w:r w:rsidR="002B3C2D">
        <w:t xml:space="preserve"> an</w:t>
      </w:r>
      <w:r w:rsidR="00E47DC2">
        <w:t xml:space="preserve"> unassembled genom</w:t>
      </w:r>
      <w:r w:rsidR="00102004">
        <w:t>e</w:t>
      </w:r>
      <w:r w:rsidR="00E47DC2">
        <w:t xml:space="preserve"> that consist</w:t>
      </w:r>
      <w:r w:rsidR="002B3C2D">
        <w:t>s</w:t>
      </w:r>
      <w:r w:rsidR="00E47DC2">
        <w:t xml:space="preserve"> of </w:t>
      </w:r>
      <w:r w:rsidR="00E47DC2" w:rsidRPr="00102004">
        <w:rPr>
          <w:b/>
        </w:rPr>
        <w:t>raw reads</w:t>
      </w:r>
      <w:r w:rsidR="0098161E">
        <w:t xml:space="preserve"> that </w:t>
      </w:r>
      <w:r w:rsidR="002B3C2D">
        <w:t>has</w:t>
      </w:r>
      <w:r w:rsidR="0098161E">
        <w:t xml:space="preserve"> been filtered and trimmed (</w:t>
      </w:r>
      <w:r w:rsidR="002B3C2D" w:rsidRPr="002B3C2D">
        <w:t>ERR579925.fasta</w:t>
      </w:r>
      <w:r w:rsidR="0098161E">
        <w:t>)</w:t>
      </w:r>
      <w:r w:rsidR="00102004">
        <w:t>.</w:t>
      </w:r>
      <w:r w:rsidR="0098161E">
        <w:t xml:space="preserve"> </w:t>
      </w:r>
      <w:r w:rsidR="00102004">
        <w:t xml:space="preserve"> You should notice that the raw reads file is </w:t>
      </w:r>
      <w:r w:rsidR="00102004">
        <w:rPr>
          <w:i/>
        </w:rPr>
        <w:t>huge</w:t>
      </w:r>
      <w:r w:rsidR="00102004">
        <w:t>, 617 megabytes, compared with the other files that are about 4 MB.</w:t>
      </w:r>
    </w:p>
    <w:p w14:paraId="3F1D2787" w14:textId="77777777" w:rsidR="00102004" w:rsidRDefault="00102004" w:rsidP="00A467FD"/>
    <w:p w14:paraId="5C823E9B" w14:textId="045E0AAE" w:rsidR="0043058F" w:rsidRDefault="00102004" w:rsidP="008672B3">
      <w:r>
        <w:t>The purpose of this example is fou</w:t>
      </w:r>
      <w:r w:rsidR="00E57BBA">
        <w:t>r</w:t>
      </w:r>
      <w:r>
        <w:t xml:space="preserve">-fold: (1) to illustrate the use of a mixture of genome types, (2) to point out how </w:t>
      </w:r>
      <w:r w:rsidRPr="004303FF">
        <w:rPr>
          <w:b/>
          <w:bCs/>
          <w:i/>
          <w:iCs/>
        </w:rPr>
        <w:t>kSNP</w:t>
      </w:r>
      <w:r w:rsidR="004303FF">
        <w:rPr>
          <w:b/>
          <w:bCs/>
          <w:i/>
          <w:iCs/>
        </w:rPr>
        <w:t>4</w:t>
      </w:r>
      <w:r>
        <w:t xml:space="preserve"> handles and annotates multi-chromosome genomes, (3)</w:t>
      </w:r>
      <w:r w:rsidR="003A3456">
        <w:t xml:space="preserve"> to illustrate the use of </w:t>
      </w:r>
      <w:r w:rsidR="003A3456" w:rsidRPr="004303FF">
        <w:rPr>
          <w:b/>
          <w:bCs/>
          <w:i/>
          <w:iCs/>
        </w:rPr>
        <w:t>Kchooser</w:t>
      </w:r>
      <w:r w:rsidR="004303FF" w:rsidRPr="004303FF">
        <w:rPr>
          <w:b/>
          <w:bCs/>
          <w:i/>
          <w:iCs/>
        </w:rPr>
        <w:t>4</w:t>
      </w:r>
      <w:r w:rsidR="003A3456">
        <w:t xml:space="preserve"> to determine the optimum kmer size</w:t>
      </w:r>
      <w:r w:rsidR="008672B3">
        <w:t xml:space="preserve"> with bacterial genomes.</w:t>
      </w:r>
    </w:p>
    <w:p w14:paraId="0BA8B4FA" w14:textId="77777777" w:rsidR="0043058F" w:rsidRDefault="0043058F" w:rsidP="00A467FD"/>
    <w:p w14:paraId="6233872D" w14:textId="404556BA" w:rsidR="00102004" w:rsidRDefault="0043058F" w:rsidP="00832D08">
      <w:r>
        <w:t xml:space="preserve">The Example2 directory contains </w:t>
      </w:r>
      <w:r w:rsidR="008672B3">
        <w:t>the same items as does the Example1 directory</w:t>
      </w:r>
    </w:p>
    <w:p w14:paraId="53919CBB" w14:textId="1436A028" w:rsidR="008672B3" w:rsidRDefault="008672B3" w:rsidP="00A467FD"/>
    <w:p w14:paraId="0EAAD96E" w14:textId="75C71821" w:rsidR="008672B3" w:rsidRDefault="008672B3" w:rsidP="00A467FD">
      <w:r>
        <w:t xml:space="preserve">Begin my navigating to the Example2 directory and making a </w:t>
      </w:r>
      <w:r>
        <w:rPr>
          <w:b/>
          <w:bCs/>
          <w:i/>
          <w:iCs/>
        </w:rPr>
        <w:t>kSNP4 / Kchooser4</w:t>
      </w:r>
      <w:r>
        <w:t xml:space="preserve"> input file just as you did for Example1.  The command line is </w:t>
      </w:r>
      <w:r w:rsidRPr="008672B3">
        <w:rPr>
          <w:rFonts w:ascii="Courier" w:hAnsi="Courier"/>
        </w:rPr>
        <w:t>MakeKSNP4infile Genomes Example2.in A</w:t>
      </w:r>
      <w:r>
        <w:t>.</w:t>
      </w:r>
    </w:p>
    <w:p w14:paraId="71F5A1CC" w14:textId="774CFA07" w:rsidR="008672B3" w:rsidRDefault="008672B3" w:rsidP="00A467FD"/>
    <w:p w14:paraId="5F20E689" w14:textId="598DD9CF" w:rsidR="008672B3" w:rsidRPr="008672B3" w:rsidRDefault="008672B3" w:rsidP="00A467FD">
      <w:pPr>
        <w:rPr>
          <w:rFonts w:cs="Times New Roman"/>
        </w:rPr>
      </w:pPr>
      <w:r>
        <w:t xml:space="preserve">Next run </w:t>
      </w:r>
      <w:r>
        <w:rPr>
          <w:b/>
          <w:bCs/>
          <w:i/>
          <w:iCs/>
        </w:rPr>
        <w:t>Kchooser4</w:t>
      </w:r>
      <w:r>
        <w:t xml:space="preserve"> using the command line </w:t>
      </w:r>
      <w:r>
        <w:rPr>
          <w:rFonts w:ascii="Courier" w:hAnsi="Courier"/>
        </w:rPr>
        <w:t>Kchooser4 -in Example2.in</w:t>
      </w:r>
      <w:r>
        <w:rPr>
          <w:rFonts w:cs="Times New Roman"/>
        </w:rPr>
        <w:t xml:space="preserve">. The output file will be named </w:t>
      </w:r>
      <w:r w:rsidRPr="008672B3">
        <w:rPr>
          <w:rFonts w:cs="Times New Roman"/>
        </w:rPr>
        <w:t>Kchooser4_Example2.report</w:t>
      </w:r>
      <w:r>
        <w:rPr>
          <w:rFonts w:cs="Times New Roman"/>
        </w:rPr>
        <w:t xml:space="preserve">. The optimum value of k is 21, and FCK = 0.724.  FCK is well above 0.1, so the trees estimated by </w:t>
      </w:r>
      <w:r>
        <w:rPr>
          <w:rFonts w:cs="Times New Roman"/>
          <w:b/>
          <w:bCs/>
          <w:i/>
          <w:iCs/>
        </w:rPr>
        <w:t>kSNP4</w:t>
      </w:r>
      <w:r>
        <w:rPr>
          <w:rFonts w:cs="Times New Roman"/>
        </w:rPr>
        <w:t xml:space="preserve"> should be quite accurate and &gt; 97% of the SNPs should be found.</w:t>
      </w:r>
    </w:p>
    <w:p w14:paraId="7C79C2B2" w14:textId="140F5D04" w:rsidR="003B57FB" w:rsidRDefault="003B57FB" w:rsidP="00A467FD"/>
    <w:p w14:paraId="2C70164E" w14:textId="415DB35A" w:rsidR="008672B3" w:rsidRDefault="008672B3" w:rsidP="00A467FD">
      <w:r>
        <w:t xml:space="preserve">Next, make a list of the genomes to use for annotation. Enter </w:t>
      </w:r>
      <w:r w:rsidRPr="00554079">
        <w:rPr>
          <w:rFonts w:ascii="Courier" w:hAnsi="Courier"/>
        </w:rPr>
        <w:t>genome</w:t>
      </w:r>
      <w:r>
        <w:rPr>
          <w:rFonts w:ascii="Courier" w:hAnsi="Courier"/>
        </w:rPr>
        <w:t>N</w:t>
      </w:r>
      <w:r w:rsidRPr="00554079">
        <w:rPr>
          <w:rFonts w:ascii="Courier" w:hAnsi="Courier"/>
        </w:rPr>
        <w:t>ames</w:t>
      </w:r>
      <w:r>
        <w:rPr>
          <w:rFonts w:ascii="Courier" w:hAnsi="Courier"/>
        </w:rPr>
        <w:t>4</w:t>
      </w:r>
      <w:r w:rsidRPr="009D01AC">
        <w:rPr>
          <w:rFonts w:ascii="Courier" w:hAnsi="Courier"/>
        </w:rPr>
        <w:t xml:space="preserve"> </w:t>
      </w:r>
      <w:r>
        <w:rPr>
          <w:rFonts w:ascii="Courier" w:hAnsi="Courier"/>
        </w:rPr>
        <w:t>Example2.in</w:t>
      </w:r>
      <w:r w:rsidRPr="009D01AC">
        <w:rPr>
          <w:rFonts w:ascii="Courier" w:hAnsi="Courier"/>
        </w:rPr>
        <w:t xml:space="preserve"> </w:t>
      </w:r>
      <w:proofErr w:type="spellStart"/>
      <w:r w:rsidRPr="009D01AC">
        <w:rPr>
          <w:rFonts w:ascii="Courier" w:hAnsi="Courier"/>
        </w:rPr>
        <w:t>annotate</w:t>
      </w:r>
      <w:r>
        <w:rPr>
          <w:rFonts w:ascii="Courier" w:hAnsi="Courier"/>
        </w:rPr>
        <w:t>dG</w:t>
      </w:r>
      <w:r w:rsidRPr="009D01AC">
        <w:rPr>
          <w:rFonts w:ascii="Courier" w:hAnsi="Courier"/>
        </w:rPr>
        <w:t>enomes</w:t>
      </w:r>
      <w:proofErr w:type="spellEnd"/>
      <w:r>
        <w:rPr>
          <w:rFonts w:cs="Times New Roman"/>
        </w:rPr>
        <w:t xml:space="preserve">.  The </w:t>
      </w:r>
      <w:proofErr w:type="spellStart"/>
      <w:r>
        <w:rPr>
          <w:rFonts w:cs="Times New Roman"/>
        </w:rPr>
        <w:t>annotatedGenomes</w:t>
      </w:r>
      <w:proofErr w:type="spellEnd"/>
      <w:r>
        <w:rPr>
          <w:rFonts w:cs="Times New Roman"/>
        </w:rPr>
        <w:t xml:space="preserve"> file will list all six genomes, but we know that only </w:t>
      </w:r>
      <w:r w:rsidRPr="007C2D19">
        <w:t>VcMS6.fa</w:t>
      </w:r>
      <w:r>
        <w:t xml:space="preserve">, </w:t>
      </w:r>
      <w:r w:rsidRPr="002B3C2D">
        <w:t>VcLMA3984-4.fa</w:t>
      </w:r>
      <w:r>
        <w:t xml:space="preserve"> and </w:t>
      </w:r>
      <w:r w:rsidRPr="002B3C2D">
        <w:t>VcO1-ElTorN16961.fa</w:t>
      </w:r>
      <w:r>
        <w:t xml:space="preserve"> are complete and should be used for annotation.  Open </w:t>
      </w:r>
      <w:proofErr w:type="spellStart"/>
      <w:r>
        <w:t>annotatedGenomes</w:t>
      </w:r>
      <w:proofErr w:type="spellEnd"/>
      <w:r>
        <w:t xml:space="preserve"> in a text editor and delete the lines that are not complete genomes. Be sure to delete the entire line  in each case, leaving only 1 blank line at the end of the file.</w:t>
      </w:r>
    </w:p>
    <w:p w14:paraId="42B648EE" w14:textId="77777777" w:rsidR="008672B3" w:rsidRPr="008672B3" w:rsidRDefault="008672B3" w:rsidP="00A467FD">
      <w:pPr>
        <w:rPr>
          <w:rFonts w:cs="Times New Roman"/>
        </w:rPr>
      </w:pPr>
    </w:p>
    <w:p w14:paraId="662F103C" w14:textId="5AA56282" w:rsidR="008B632A" w:rsidRDefault="0029512A" w:rsidP="00A467FD">
      <w:r>
        <w:t>Finally, after all that, r</w:t>
      </w:r>
      <w:r w:rsidR="008B632A">
        <w:t xml:space="preserve">un </w:t>
      </w:r>
      <w:r w:rsidR="00716FAE" w:rsidRPr="008672B3">
        <w:rPr>
          <w:b/>
          <w:bCs/>
          <w:i/>
          <w:iCs/>
        </w:rPr>
        <w:t>kSNP</w:t>
      </w:r>
      <w:r w:rsidR="008672B3" w:rsidRPr="008672B3">
        <w:rPr>
          <w:b/>
          <w:bCs/>
          <w:i/>
          <w:iCs/>
        </w:rPr>
        <w:t>4</w:t>
      </w:r>
      <w:r w:rsidR="008B632A">
        <w:t xml:space="preserve"> by entering:</w:t>
      </w:r>
    </w:p>
    <w:p w14:paraId="368ECB74" w14:textId="63B24F6C" w:rsidR="00242661" w:rsidRPr="00021456" w:rsidRDefault="00716FAE" w:rsidP="00A467FD">
      <w:pPr>
        <w:rPr>
          <w:sz w:val="20"/>
        </w:rPr>
      </w:pPr>
      <w:r w:rsidRPr="00021456">
        <w:rPr>
          <w:rFonts w:ascii="Courier" w:hAnsi="Courier"/>
          <w:sz w:val="20"/>
        </w:rPr>
        <w:t>kSNP</w:t>
      </w:r>
      <w:r w:rsidR="008672B3">
        <w:rPr>
          <w:rFonts w:ascii="Courier" w:hAnsi="Courier"/>
          <w:sz w:val="20"/>
        </w:rPr>
        <w:t>4</w:t>
      </w:r>
      <w:r w:rsidR="00607BEB" w:rsidRPr="00021456">
        <w:rPr>
          <w:rFonts w:ascii="Courier" w:hAnsi="Courier"/>
          <w:sz w:val="20"/>
        </w:rPr>
        <w:t xml:space="preserve"> </w:t>
      </w:r>
      <w:r w:rsidR="00E34067" w:rsidRPr="00021456">
        <w:rPr>
          <w:rFonts w:ascii="Courier" w:hAnsi="Courier"/>
          <w:sz w:val="20"/>
        </w:rPr>
        <w:t xml:space="preserve">-in </w:t>
      </w:r>
      <w:r w:rsidR="008672B3">
        <w:rPr>
          <w:rFonts w:ascii="Courier" w:hAnsi="Courier"/>
          <w:sz w:val="20"/>
        </w:rPr>
        <w:t>Example2.in</w:t>
      </w:r>
      <w:r w:rsidR="00E34067" w:rsidRPr="00021456">
        <w:rPr>
          <w:rFonts w:ascii="Courier" w:hAnsi="Courier"/>
          <w:sz w:val="20"/>
        </w:rPr>
        <w:t xml:space="preserve"> -outdir Run1 -k </w:t>
      </w:r>
      <w:r w:rsidR="008672B3">
        <w:rPr>
          <w:rFonts w:ascii="Courier" w:hAnsi="Courier"/>
          <w:sz w:val="20"/>
        </w:rPr>
        <w:t>21</w:t>
      </w:r>
      <w:r w:rsidR="00E34067" w:rsidRPr="00021456">
        <w:rPr>
          <w:rFonts w:ascii="Courier" w:hAnsi="Courier"/>
          <w:sz w:val="20"/>
        </w:rPr>
        <w:t xml:space="preserve"> -annotate </w:t>
      </w:r>
      <w:proofErr w:type="spellStart"/>
      <w:r w:rsidR="00E34067" w:rsidRPr="00021456">
        <w:rPr>
          <w:rFonts w:ascii="Courier" w:hAnsi="Courier"/>
          <w:sz w:val="20"/>
        </w:rPr>
        <w:t>annotated</w:t>
      </w:r>
      <w:r w:rsidR="008672B3">
        <w:rPr>
          <w:rFonts w:ascii="Courier" w:hAnsi="Courier"/>
          <w:sz w:val="20"/>
        </w:rPr>
        <w:t>G</w:t>
      </w:r>
      <w:r w:rsidR="00E34067" w:rsidRPr="00021456">
        <w:rPr>
          <w:rFonts w:ascii="Courier" w:hAnsi="Courier"/>
          <w:sz w:val="20"/>
        </w:rPr>
        <w:t>enomes</w:t>
      </w:r>
      <w:proofErr w:type="spellEnd"/>
      <w:r w:rsidR="0029512A" w:rsidRPr="00021456">
        <w:rPr>
          <w:rFonts w:ascii="Courier" w:hAnsi="Courier"/>
          <w:sz w:val="20"/>
        </w:rPr>
        <w:t xml:space="preserve"> | tee Run1Log</w:t>
      </w:r>
    </w:p>
    <w:p w14:paraId="1F1FEC12" w14:textId="1D7B15A1" w:rsidR="0039642C" w:rsidRDefault="00021456" w:rsidP="00345605">
      <w:pPr>
        <w:numPr>
          <w:ins w:id="19" w:author="Barry G. Hall" w:date="2013-05-01T12:44:00Z"/>
        </w:numPr>
      </w:pPr>
      <w:r>
        <w:t xml:space="preserve">On my computer </w:t>
      </w:r>
      <w:r w:rsidR="0039642C">
        <w:t xml:space="preserve">Run1 required  </w:t>
      </w:r>
      <w:r w:rsidR="00345605" w:rsidRPr="008672B3">
        <w:rPr>
          <w:highlight w:val="yellow"/>
        </w:rPr>
        <w:t>20.4</w:t>
      </w:r>
      <w:r w:rsidR="0039642C">
        <w:t xml:space="preserve"> minutes. </w:t>
      </w:r>
    </w:p>
    <w:p w14:paraId="26B03A98" w14:textId="77777777" w:rsidR="0039642C" w:rsidRDefault="0039642C" w:rsidP="00A467FD"/>
    <w:p w14:paraId="32F7C297" w14:textId="77777777" w:rsidR="00B67119" w:rsidRDefault="00B67119" w:rsidP="00A467FD"/>
    <w:p w14:paraId="65F0D67F" w14:textId="14515D7B" w:rsidR="002B19B7" w:rsidRPr="002A0E14" w:rsidRDefault="00603B3E" w:rsidP="007D660C">
      <w:pPr>
        <w:pStyle w:val="Heading1"/>
      </w:pPr>
      <w:bookmarkStart w:id="20" w:name="_Toc112704907"/>
      <w:r>
        <w:t>IX</w:t>
      </w:r>
      <w:r w:rsidR="00DA3568">
        <w:tab/>
        <w:t>The output files</w:t>
      </w:r>
      <w:bookmarkEnd w:id="20"/>
    </w:p>
    <w:p w14:paraId="6361B674" w14:textId="518E6D8B" w:rsidR="008536C2" w:rsidRDefault="000C12B7" w:rsidP="00DA3568">
      <w:r>
        <w:t>Most of the output</w:t>
      </w:r>
      <w:r w:rsidR="00603B3E">
        <w:t xml:space="preserve"> of </w:t>
      </w:r>
      <w:r w:rsidR="00603B3E">
        <w:rPr>
          <w:b/>
          <w:bCs/>
          <w:i/>
          <w:iCs/>
        </w:rPr>
        <w:t xml:space="preserve">kSNP4 </w:t>
      </w:r>
      <w:r>
        <w:t xml:space="preserve">is presented separately for </w:t>
      </w:r>
      <w:r w:rsidR="00EB5EC5">
        <w:t xml:space="preserve">three </w:t>
      </w:r>
      <w:r w:rsidR="002B19B7">
        <w:t>groups</w:t>
      </w:r>
      <w:r>
        <w:t xml:space="preserve"> of SNPS: </w:t>
      </w:r>
    </w:p>
    <w:p w14:paraId="36A164B2" w14:textId="77777777" w:rsidR="008536C2" w:rsidRDefault="000C12B7" w:rsidP="008536C2">
      <w:pPr>
        <w:ind w:left="720"/>
      </w:pPr>
      <w:r>
        <w:t xml:space="preserve">(a) </w:t>
      </w:r>
      <w:r w:rsidRPr="002B19B7">
        <w:rPr>
          <w:b/>
          <w:i/>
        </w:rPr>
        <w:t>all</w:t>
      </w:r>
      <w:r>
        <w:t xml:space="preserve"> SNPs</w:t>
      </w:r>
    </w:p>
    <w:p w14:paraId="68A0D15C" w14:textId="77777777" w:rsidR="008536C2" w:rsidRDefault="000C12B7" w:rsidP="008536C2">
      <w:pPr>
        <w:ind w:left="720"/>
      </w:pPr>
      <w:r>
        <w:t xml:space="preserve">(b) the </w:t>
      </w:r>
      <w:r>
        <w:rPr>
          <w:b/>
          <w:i/>
        </w:rPr>
        <w:t>core</w:t>
      </w:r>
      <w:r>
        <w:t xml:space="preserve"> SNPS, which are the SNPs that are present </w:t>
      </w:r>
      <w:r w:rsidR="002B19B7">
        <w:t>in all of the genomes</w:t>
      </w:r>
    </w:p>
    <w:p w14:paraId="7C8CA84F" w14:textId="77777777" w:rsidR="008536C2" w:rsidRDefault="00EB5EC5" w:rsidP="008536C2">
      <w:pPr>
        <w:ind w:left="720"/>
      </w:pPr>
      <w:r w:rsidDel="00EB5EC5">
        <w:t xml:space="preserve"> </w:t>
      </w:r>
      <w:r w:rsidR="002B19B7">
        <w:t>(</w:t>
      </w:r>
      <w:r>
        <w:t>c</w:t>
      </w:r>
      <w:r w:rsidR="002B19B7">
        <w:t xml:space="preserve">) the </w:t>
      </w:r>
      <w:r w:rsidR="002B19B7">
        <w:rPr>
          <w:b/>
          <w:i/>
        </w:rPr>
        <w:t>majority</w:t>
      </w:r>
      <w:r w:rsidR="002B19B7">
        <w:t xml:space="preserve"> SNPs, which are SNPs that are present in the user-defined minimal fraction of </w:t>
      </w:r>
      <w:r>
        <w:t xml:space="preserve">genomes </w:t>
      </w:r>
      <w:r w:rsidR="002B19B7">
        <w:t xml:space="preserve">(see option </w:t>
      </w:r>
      <w:r w:rsidR="009E6695">
        <w:t>–</w:t>
      </w:r>
      <w:r w:rsidR="002B19B7">
        <w:t>m</w:t>
      </w:r>
      <w:r w:rsidR="009E6695">
        <w:t>in_frac</w:t>
      </w:r>
      <w:r w:rsidR="002B19B7">
        <w:t xml:space="preserve"> in Table 1).</w:t>
      </w:r>
      <w:r w:rsidR="00C01353">
        <w:t xml:space="preserve"> The cutoff for inclusion in the majority is incorporated into the name; i.e. </w:t>
      </w:r>
      <w:r w:rsidR="00C01353" w:rsidRPr="00B43564">
        <w:t>majority0.5</w:t>
      </w:r>
      <w:r w:rsidR="00C01353">
        <w:t xml:space="preserve"> means that only SNPs in at least 0.5 of genomes are included.</w:t>
      </w:r>
      <w:r w:rsidR="002B19B7">
        <w:t xml:space="preserve">  </w:t>
      </w:r>
      <w:r w:rsidR="002B19B7">
        <w:rPr>
          <w:b/>
          <w:i/>
        </w:rPr>
        <w:t>Core</w:t>
      </w:r>
      <w:r w:rsidR="002B19B7">
        <w:t xml:space="preserve"> and </w:t>
      </w:r>
      <w:r w:rsidR="002B19B7">
        <w:rPr>
          <w:b/>
          <w:i/>
        </w:rPr>
        <w:t>majority</w:t>
      </w:r>
      <w:r w:rsidR="002B19B7">
        <w:t xml:space="preserve"> SNPs are subsets of </w:t>
      </w:r>
      <w:r w:rsidR="002B19B7">
        <w:rPr>
          <w:b/>
          <w:i/>
        </w:rPr>
        <w:t>all</w:t>
      </w:r>
      <w:r w:rsidR="002B19B7">
        <w:t xml:space="preserve"> SNPs.</w:t>
      </w:r>
    </w:p>
    <w:p w14:paraId="3B21E280" w14:textId="77777777" w:rsidR="000C12B7" w:rsidRPr="002B19B7" w:rsidRDefault="000C12B7" w:rsidP="008536C2">
      <w:pPr>
        <w:ind w:left="720"/>
      </w:pPr>
    </w:p>
    <w:p w14:paraId="1DFB0F76" w14:textId="77777777" w:rsidR="008536C2" w:rsidRDefault="000C12B7" w:rsidP="00DA3568">
      <w:r>
        <w:t xml:space="preserve">The output files can be grouped into several categories: </w:t>
      </w:r>
    </w:p>
    <w:p w14:paraId="438CD5DE" w14:textId="77777777" w:rsidR="008536C2" w:rsidRDefault="000C12B7" w:rsidP="008536C2">
      <w:pPr>
        <w:ind w:left="720"/>
      </w:pPr>
      <w:r>
        <w:t xml:space="preserve">(1)  alignment, or </w:t>
      </w:r>
      <w:r>
        <w:rPr>
          <w:i/>
        </w:rPr>
        <w:t>matrix</w:t>
      </w:r>
      <w:r>
        <w:t xml:space="preserve">, files that contain </w:t>
      </w:r>
      <w:r w:rsidR="002B19B7">
        <w:t>alignments of various groups of SNPs</w:t>
      </w:r>
    </w:p>
    <w:p w14:paraId="0CF581BD" w14:textId="77777777" w:rsidR="008536C2" w:rsidRDefault="002B19B7" w:rsidP="008536C2">
      <w:pPr>
        <w:ind w:left="720"/>
      </w:pPr>
      <w:r>
        <w:t>(2) files that give information about the SNPs, including position of the SNPs in the genome</w:t>
      </w:r>
      <w:r w:rsidR="00BA77C2">
        <w:t>s and annotation information</w:t>
      </w:r>
    </w:p>
    <w:p w14:paraId="417EEC34" w14:textId="77777777" w:rsidR="008536C2" w:rsidRDefault="00BA77C2" w:rsidP="008536C2">
      <w:pPr>
        <w:ind w:left="720"/>
      </w:pPr>
      <w:r>
        <w:t xml:space="preserve">(3) files that give phylogenetic trees based on </w:t>
      </w:r>
      <w:r w:rsidR="00EB5EC5">
        <w:t xml:space="preserve">all, core, or majority </w:t>
      </w:r>
      <w:r>
        <w:t>SNPs</w:t>
      </w:r>
      <w:r w:rsidR="00EB5EC5">
        <w:t xml:space="preserve"> created using several methods</w:t>
      </w:r>
    </w:p>
    <w:p w14:paraId="3D3857BD" w14:textId="77777777" w:rsidR="008536C2" w:rsidRDefault="00BA77C2" w:rsidP="008536C2">
      <w:pPr>
        <w:ind w:left="720"/>
      </w:pPr>
      <w:r>
        <w:t>(4</w:t>
      </w:r>
      <w:r w:rsidR="002B19B7">
        <w:t>) files that give count</w:t>
      </w:r>
      <w:r>
        <w:t xml:space="preserve">s of </w:t>
      </w:r>
      <w:r w:rsidR="00EB5EC5">
        <w:t xml:space="preserve">SNP alleles shared by </w:t>
      </w:r>
      <w:r>
        <w:t>various subsets</w:t>
      </w:r>
      <w:r w:rsidR="00EB5EC5">
        <w:t xml:space="preserve"> of genomes</w:t>
      </w:r>
    </w:p>
    <w:p w14:paraId="358AC720" w14:textId="77777777" w:rsidR="003B3F5D" w:rsidRDefault="002B19B7" w:rsidP="003B3F5D">
      <w:pPr>
        <w:ind w:left="720"/>
      </w:pPr>
      <w:r>
        <w:t>(5)</w:t>
      </w:r>
      <w:r w:rsidR="003B3F5D">
        <w:t xml:space="preserve"> files that give the number of SNPs that correspond to nodes on the trees</w:t>
      </w:r>
    </w:p>
    <w:p w14:paraId="2805EBD2" w14:textId="77777777" w:rsidR="003B3F5D" w:rsidRDefault="003B3F5D" w:rsidP="008536C2">
      <w:pPr>
        <w:ind w:left="720"/>
      </w:pPr>
      <w:r>
        <w:t>(6) files that give information about homoplasy groups</w:t>
      </w:r>
    </w:p>
    <w:p w14:paraId="06349EED" w14:textId="77777777" w:rsidR="003B3F5D" w:rsidRDefault="003B3F5D" w:rsidP="008536C2">
      <w:pPr>
        <w:ind w:left="720"/>
      </w:pPr>
      <w:r>
        <w:t xml:space="preserve">(7) files that give information </w:t>
      </w:r>
      <w:r w:rsidR="00C44EF3">
        <w:t xml:space="preserve">for each locus </w:t>
      </w:r>
      <w:r>
        <w:t xml:space="preserve">about </w:t>
      </w:r>
      <w:r w:rsidR="00C44EF3">
        <w:t>the node or homoplasy group to which it belongs</w:t>
      </w:r>
    </w:p>
    <w:p w14:paraId="2BC19016" w14:textId="77777777" w:rsidR="003B3F5D" w:rsidRDefault="003B3F5D" w:rsidP="008536C2">
      <w:pPr>
        <w:ind w:left="720"/>
      </w:pPr>
      <w:r>
        <w:t>(9) other files</w:t>
      </w:r>
    </w:p>
    <w:p w14:paraId="3BC1795A" w14:textId="77777777" w:rsidR="00C36B07" w:rsidRDefault="00C36B07" w:rsidP="00DA3568"/>
    <w:p w14:paraId="085957FA" w14:textId="77777777" w:rsidR="00870979" w:rsidRDefault="00C36B07" w:rsidP="00DA3568">
      <w:r>
        <w:t>Table 2. The alignment files</w:t>
      </w:r>
    </w:p>
    <w:tbl>
      <w:tblPr>
        <w:tblStyle w:val="TableGrid"/>
        <w:tblW w:w="0" w:type="auto"/>
        <w:tblLook w:val="00A0" w:firstRow="1" w:lastRow="0" w:firstColumn="1" w:lastColumn="0" w:noHBand="0" w:noVBand="0"/>
      </w:tblPr>
      <w:tblGrid>
        <w:gridCol w:w="3550"/>
        <w:gridCol w:w="7376"/>
      </w:tblGrid>
      <w:tr w:rsidR="00B43564" w14:paraId="1455BEF0" w14:textId="77777777">
        <w:tc>
          <w:tcPr>
            <w:tcW w:w="0" w:type="auto"/>
          </w:tcPr>
          <w:p w14:paraId="6690C2F9" w14:textId="77777777" w:rsidR="00B43564" w:rsidRPr="00B43564" w:rsidRDefault="00B43564" w:rsidP="00DA3568">
            <w:pPr>
              <w:rPr>
                <w:b/>
              </w:rPr>
            </w:pPr>
            <w:r>
              <w:rPr>
                <w:b/>
              </w:rPr>
              <w:t>File name</w:t>
            </w:r>
          </w:p>
        </w:tc>
        <w:tc>
          <w:tcPr>
            <w:tcW w:w="0" w:type="auto"/>
          </w:tcPr>
          <w:p w14:paraId="5A94AA4A" w14:textId="77777777" w:rsidR="00B43564" w:rsidRPr="00B43564" w:rsidRDefault="00B43564" w:rsidP="00DA3568">
            <w:pPr>
              <w:rPr>
                <w:b/>
              </w:rPr>
            </w:pPr>
            <w:r>
              <w:rPr>
                <w:b/>
              </w:rPr>
              <w:t>Explanation</w:t>
            </w:r>
          </w:p>
        </w:tc>
      </w:tr>
      <w:tr w:rsidR="00B43564" w14:paraId="6DBB2590" w14:textId="77777777">
        <w:trPr>
          <w:trHeight w:val="860"/>
        </w:trPr>
        <w:tc>
          <w:tcPr>
            <w:tcW w:w="0" w:type="auto"/>
            <w:tcBorders>
              <w:bottom w:val="single" w:sz="4" w:space="0" w:color="000000" w:themeColor="text1"/>
            </w:tcBorders>
          </w:tcPr>
          <w:p w14:paraId="388ABFCD" w14:textId="77777777" w:rsidR="00B43564" w:rsidRPr="00B43564" w:rsidRDefault="00B43564" w:rsidP="00DA3568">
            <w:r w:rsidRPr="00B43564">
              <w:t>SNPs_all_matrix</w:t>
            </w:r>
          </w:p>
          <w:p w14:paraId="3DECE14E" w14:textId="77777777" w:rsidR="00B43564" w:rsidRDefault="00B43564" w:rsidP="00DA3568">
            <w:r w:rsidRPr="00B43564">
              <w:t>core_SNPs_matrix</w:t>
            </w:r>
          </w:p>
          <w:p w14:paraId="438C5244" w14:textId="77777777" w:rsidR="00B43564" w:rsidRPr="00B43564" w:rsidRDefault="00B43564" w:rsidP="00DA3568">
            <w:r w:rsidRPr="00B43564">
              <w:t>SNPs_in_majority0.5_matrix</w:t>
            </w:r>
          </w:p>
        </w:tc>
        <w:tc>
          <w:tcPr>
            <w:tcW w:w="0" w:type="auto"/>
            <w:tcBorders>
              <w:bottom w:val="single" w:sz="4" w:space="0" w:color="000000" w:themeColor="text1"/>
            </w:tcBorders>
          </w:tcPr>
          <w:p w14:paraId="793CC7E0" w14:textId="77777777" w:rsidR="00C01353" w:rsidRDefault="00EB5EC5" w:rsidP="00C01353">
            <w:r>
              <w:t xml:space="preserve">Relaxed PHYLIP format of the SNP alleles. </w:t>
            </w:r>
            <w:r w:rsidR="00A458FB">
              <w:t>Geno</w:t>
            </w:r>
            <w:r w:rsidR="00C01353">
              <w:t xml:space="preserve">me name </w:t>
            </w:r>
            <w:r w:rsidR="006E48E7">
              <w:t>-</w:t>
            </w:r>
            <w:r w:rsidR="00C01353">
              <w:t xml:space="preserve"> </w:t>
            </w:r>
            <w:r>
              <w:t xml:space="preserve">SNP allele </w:t>
            </w:r>
            <w:r w:rsidR="00C01353">
              <w:t>string</w:t>
            </w:r>
          </w:p>
          <w:p w14:paraId="2BCCE007" w14:textId="77777777" w:rsidR="00B43564" w:rsidRDefault="00C01353" w:rsidP="0041245D">
            <w:r>
              <w:t xml:space="preserve">The </w:t>
            </w:r>
            <w:r w:rsidR="00EB5EC5">
              <w:t xml:space="preserve">SNP alleles </w:t>
            </w:r>
            <w:r>
              <w:t>for each genome are concatenated into a string whose length is the number of SNPs.  N indicates that the SNP is absent in that strain</w:t>
            </w:r>
            <w:r w:rsidR="0041245D">
              <w:t>. Loci are concatenated in the same order as listed in the SNPs_all file.</w:t>
            </w:r>
          </w:p>
        </w:tc>
      </w:tr>
      <w:tr w:rsidR="00B43564" w14:paraId="03489E67" w14:textId="77777777">
        <w:tc>
          <w:tcPr>
            <w:tcW w:w="0" w:type="auto"/>
          </w:tcPr>
          <w:p w14:paraId="3F9CE7EB" w14:textId="77777777" w:rsidR="00C01353" w:rsidRPr="00B43564" w:rsidRDefault="00C01353" w:rsidP="00C01353">
            <w:r w:rsidRPr="00B43564">
              <w:t>SNPs_all_matrix</w:t>
            </w:r>
            <w:r>
              <w:t>.fasta</w:t>
            </w:r>
          </w:p>
          <w:p w14:paraId="0179FDB6" w14:textId="77777777" w:rsidR="00A458FB" w:rsidRDefault="00A458FB" w:rsidP="00A458FB">
            <w:r w:rsidRPr="00B43564">
              <w:t>core_SNPs_matrix</w:t>
            </w:r>
            <w:r>
              <w:t>.fasta</w:t>
            </w:r>
          </w:p>
          <w:p w14:paraId="4006F2B4" w14:textId="77777777" w:rsidR="00B43564" w:rsidRDefault="00A458FB" w:rsidP="00A458FB">
            <w:r w:rsidRPr="00B43564">
              <w:t>SNPs_in_majority0.5_matrix</w:t>
            </w:r>
            <w:r>
              <w:t>.fasta</w:t>
            </w:r>
          </w:p>
        </w:tc>
        <w:tc>
          <w:tcPr>
            <w:tcW w:w="0" w:type="auto"/>
          </w:tcPr>
          <w:p w14:paraId="6599B716" w14:textId="77777777" w:rsidR="00A458FB" w:rsidRDefault="00A458FB" w:rsidP="00C01353">
            <w:r>
              <w:t>&gt;Genome name</w:t>
            </w:r>
          </w:p>
          <w:p w14:paraId="5511A82C" w14:textId="77777777" w:rsidR="00A458FB" w:rsidRDefault="00A458FB" w:rsidP="00C01353">
            <w:r>
              <w:t>SNPs string</w:t>
            </w:r>
          </w:p>
          <w:p w14:paraId="216D9061" w14:textId="77777777" w:rsidR="00B43564" w:rsidRDefault="00770F62" w:rsidP="00C01353">
            <w:r>
              <w:t>The same information as above, except in fasta format</w:t>
            </w:r>
          </w:p>
        </w:tc>
      </w:tr>
    </w:tbl>
    <w:p w14:paraId="13F17BA2" w14:textId="77777777" w:rsidR="00770F62" w:rsidRDefault="00770F62" w:rsidP="00DA3568"/>
    <w:p w14:paraId="3220C1C2" w14:textId="77777777" w:rsidR="000C12B7" w:rsidRDefault="00770F62" w:rsidP="00DA3568">
      <w:r>
        <w:t xml:space="preserve">The fasta alignment files can be thought of as the "master" files of SNPs.  Fasta is the most common input format for phylogenetics software, and can be used to </w:t>
      </w:r>
      <w:r w:rsidR="00EB5EC5">
        <w:t xml:space="preserve">estimate </w:t>
      </w:r>
      <w:r>
        <w:t>either phylogenetic or minimum spanning trees using your favorite software.  Likewise, the fasta files can be used for other purposes such as phenotype association studies</w:t>
      </w:r>
      <w:r w:rsidR="00EB5EC5">
        <w:t>.</w:t>
      </w:r>
    </w:p>
    <w:p w14:paraId="2DB5FA08" w14:textId="77777777" w:rsidR="00A458FB" w:rsidRDefault="00A458FB" w:rsidP="00DA3568"/>
    <w:p w14:paraId="3945D47B" w14:textId="77777777" w:rsidR="00A458FB" w:rsidRDefault="00A458FB" w:rsidP="00DA3568"/>
    <w:p w14:paraId="46F548C7" w14:textId="77777777" w:rsidR="00A458FB" w:rsidRDefault="00A458FB" w:rsidP="00376538">
      <w:pPr>
        <w:keepNext/>
      </w:pPr>
      <w:r>
        <w:lastRenderedPageBreak/>
        <w:t>Table 3.  Files that provide information about the SNPs</w:t>
      </w:r>
    </w:p>
    <w:tbl>
      <w:tblPr>
        <w:tblStyle w:val="TableGrid"/>
        <w:tblW w:w="0" w:type="auto"/>
        <w:tblLook w:val="00A0" w:firstRow="1" w:lastRow="0" w:firstColumn="1" w:lastColumn="0" w:noHBand="0" w:noVBand="0"/>
      </w:tblPr>
      <w:tblGrid>
        <w:gridCol w:w="2310"/>
        <w:gridCol w:w="8616"/>
      </w:tblGrid>
      <w:tr w:rsidR="00A458FB" w14:paraId="124AC015" w14:textId="77777777">
        <w:tc>
          <w:tcPr>
            <w:tcW w:w="0" w:type="auto"/>
          </w:tcPr>
          <w:p w14:paraId="4AF5C8D1" w14:textId="77777777" w:rsidR="00A458FB" w:rsidRPr="00B43564" w:rsidRDefault="00A458FB" w:rsidP="00376538">
            <w:pPr>
              <w:keepNext/>
              <w:rPr>
                <w:b/>
              </w:rPr>
            </w:pPr>
            <w:r>
              <w:rPr>
                <w:b/>
              </w:rPr>
              <w:t>File name</w:t>
            </w:r>
          </w:p>
        </w:tc>
        <w:tc>
          <w:tcPr>
            <w:tcW w:w="0" w:type="auto"/>
          </w:tcPr>
          <w:p w14:paraId="5225E18D" w14:textId="77777777" w:rsidR="00A458FB" w:rsidRPr="00B43564" w:rsidRDefault="00A458FB" w:rsidP="00376538">
            <w:pPr>
              <w:keepNext/>
              <w:rPr>
                <w:b/>
              </w:rPr>
            </w:pPr>
            <w:r>
              <w:rPr>
                <w:b/>
              </w:rPr>
              <w:t>Explanation</w:t>
            </w:r>
          </w:p>
        </w:tc>
      </w:tr>
      <w:tr w:rsidR="00A458FB" w14:paraId="6784D99B" w14:textId="77777777">
        <w:tc>
          <w:tcPr>
            <w:tcW w:w="0" w:type="auto"/>
          </w:tcPr>
          <w:p w14:paraId="58B7A1A5" w14:textId="77777777" w:rsidR="00A458FB" w:rsidRPr="00C91D1E" w:rsidRDefault="00C91D1E" w:rsidP="00376538">
            <w:pPr>
              <w:keepNext/>
            </w:pPr>
            <w:r w:rsidRPr="00C91D1E">
              <w:t>SNPs_all_annotated</w:t>
            </w:r>
          </w:p>
        </w:tc>
        <w:tc>
          <w:tcPr>
            <w:tcW w:w="0" w:type="auto"/>
          </w:tcPr>
          <w:p w14:paraId="17C123BD" w14:textId="009A6480" w:rsidR="00A458FB" w:rsidRPr="001954D5" w:rsidRDefault="00C91D1E" w:rsidP="002E2044">
            <w:pPr>
              <w:keepNext/>
              <w:ind w:firstLine="232"/>
              <w:rPr>
                <w:b/>
              </w:rPr>
            </w:pPr>
            <w:r>
              <w:t xml:space="preserve">Provides the most complete information about each SNP. Each SNP is given a </w:t>
            </w:r>
            <w:r w:rsidR="00762460">
              <w:t xml:space="preserve">locus </w:t>
            </w:r>
            <w:r>
              <w:t xml:space="preserve">number, and a particular SNP is listed once for each genome in which it occurs. </w:t>
            </w:r>
            <w:r w:rsidR="002E2044">
              <w:t xml:space="preserve"> Information followed by an </w:t>
            </w:r>
            <w:proofErr w:type="spellStart"/>
            <w:r w:rsidR="002E2044">
              <w:t>ast</w:t>
            </w:r>
            <w:r w:rsidR="00A43A8C">
              <w:t>e</w:t>
            </w:r>
            <w:r w:rsidR="002E2044">
              <w:t>rix</w:t>
            </w:r>
            <w:proofErr w:type="spellEnd"/>
            <w:r w:rsidR="002E2044">
              <w:t xml:space="preserve"> is provided only for annotated genomes.</w:t>
            </w:r>
            <w:r>
              <w:t xml:space="preserve"> The information includes the SNP base in that genome, the genome name</w:t>
            </w:r>
            <w:r w:rsidR="00ED5EED">
              <w:t>,</w:t>
            </w:r>
            <w:r w:rsidR="001954D5">
              <w:t xml:space="preserve"> </w:t>
            </w:r>
            <w:r w:rsidR="002E2044">
              <w:t xml:space="preserve"> the accession number*, </w:t>
            </w:r>
            <w:r w:rsidR="001954D5">
              <w:t>the position of the SNP in the genome</w:t>
            </w:r>
            <w:r w:rsidR="002E2044">
              <w:t>*</w:t>
            </w:r>
            <w:r w:rsidR="001954D5">
              <w:t xml:space="preserve">, </w:t>
            </w:r>
            <w:r w:rsidR="002E2044">
              <w:t xml:space="preserve"> the codon in which it occurs, </w:t>
            </w:r>
            <w:r w:rsidR="001954D5">
              <w:t>the amino acid encoded (in protein coding regions), the residue peptide context</w:t>
            </w:r>
            <w:r w:rsidR="002E2044">
              <w:t>*, and the gene product</w:t>
            </w:r>
            <w:r w:rsidR="001954D5">
              <w:t xml:space="preserve">.  </w:t>
            </w:r>
          </w:p>
        </w:tc>
      </w:tr>
      <w:tr w:rsidR="00DD245C" w14:paraId="49B8AA62" w14:textId="77777777">
        <w:tc>
          <w:tcPr>
            <w:tcW w:w="0" w:type="auto"/>
          </w:tcPr>
          <w:p w14:paraId="2E552469" w14:textId="4C6D5B66" w:rsidR="00DD245C" w:rsidRPr="00C91D1E" w:rsidRDefault="00DD245C" w:rsidP="00376538">
            <w:pPr>
              <w:keepNext/>
            </w:pPr>
            <w:r>
              <w:t>Annotation_summary</w:t>
            </w:r>
          </w:p>
        </w:tc>
        <w:tc>
          <w:tcPr>
            <w:tcW w:w="0" w:type="auto"/>
          </w:tcPr>
          <w:p w14:paraId="1362A09F" w14:textId="2651A08A" w:rsidR="00DD245C" w:rsidRDefault="00DD245C" w:rsidP="00DD245C">
            <w:pPr>
              <w:keepNext/>
            </w:pPr>
            <w:r>
              <w:t xml:space="preserve">For each SNP shows the alternative SNPs, </w:t>
            </w:r>
            <w:r w:rsidR="00A43A8C">
              <w:t>e.g.</w:t>
            </w:r>
            <w:r>
              <w:t xml:space="preserve"> G_A, the alternative codons, e.g. ACA_GCA; the alternative amino acids, e.g. T_A, whether the SNP alleles are Synonymous or Nonsynonymous, and the gene product.  If the SNP site is not present in an annotated genome that SNP is shown as Not in annotated genome.  If the SNP is in an annotated genome but not in an annotated region it is shown as Not in annotated region of annotated genome.</w:t>
            </w:r>
          </w:p>
        </w:tc>
      </w:tr>
      <w:tr w:rsidR="00A458FB" w14:paraId="7EBE7B8E" w14:textId="77777777">
        <w:tc>
          <w:tcPr>
            <w:tcW w:w="0" w:type="auto"/>
          </w:tcPr>
          <w:p w14:paraId="6E9D083E" w14:textId="77777777" w:rsidR="00CF7E6F" w:rsidRDefault="001954D5" w:rsidP="00376538">
            <w:pPr>
              <w:keepNext/>
            </w:pPr>
            <w:r w:rsidRPr="001954D5">
              <w:t>SNPs_all</w:t>
            </w:r>
          </w:p>
          <w:p w14:paraId="195212CF" w14:textId="77777777" w:rsidR="00CF7E6F" w:rsidRDefault="00CF7E6F" w:rsidP="00376538">
            <w:pPr>
              <w:keepNext/>
            </w:pPr>
            <w:r w:rsidRPr="00CF7E6F">
              <w:t>SNPs_in_majority0.5</w:t>
            </w:r>
          </w:p>
          <w:p w14:paraId="7CA85268" w14:textId="77777777" w:rsidR="00CF7E6F" w:rsidRDefault="00CF7E6F" w:rsidP="00376538">
            <w:pPr>
              <w:keepNext/>
            </w:pPr>
            <w:r w:rsidRPr="00CF7E6F">
              <w:t>core_SNPs</w:t>
            </w:r>
          </w:p>
          <w:p w14:paraId="606E5D5C" w14:textId="77777777" w:rsidR="00A458FB" w:rsidRPr="001954D5" w:rsidRDefault="00CF7E6F" w:rsidP="00376538">
            <w:pPr>
              <w:keepNext/>
            </w:pPr>
            <w:r w:rsidRPr="00CF7E6F">
              <w:t>nonCore_SNPs</w:t>
            </w:r>
          </w:p>
        </w:tc>
        <w:tc>
          <w:tcPr>
            <w:tcW w:w="0" w:type="auto"/>
          </w:tcPr>
          <w:p w14:paraId="05007CC0" w14:textId="55744FCF" w:rsidR="00A458FB" w:rsidRDefault="001954D5" w:rsidP="00D171D7">
            <w:pPr>
              <w:keepNext/>
            </w:pPr>
            <w:r>
              <w:t>Similar to above, but provides less information: SNP number, context</w:t>
            </w:r>
            <w:r w:rsidR="00D171D7">
              <w:t xml:space="preserve"> (the SNP allele with the central base indicated by a dot)</w:t>
            </w:r>
            <w:r>
              <w:t xml:space="preserve">, SNP base, </w:t>
            </w:r>
            <w:r w:rsidRPr="00CF7E6F">
              <w:rPr>
                <w:i/>
              </w:rPr>
              <w:t xml:space="preserve">position in genome, strand, </w:t>
            </w:r>
            <w:r w:rsidR="00032401" w:rsidRPr="00032401">
              <w:t>and genome name</w:t>
            </w:r>
            <w:r>
              <w:t xml:space="preserve">. </w:t>
            </w:r>
            <w:r w:rsidR="00CF7E6F">
              <w:t xml:space="preserve"> </w:t>
            </w:r>
            <w:r w:rsidR="00CF7E6F" w:rsidRPr="00CF7E6F">
              <w:rPr>
                <w:b/>
              </w:rPr>
              <w:t xml:space="preserve">Italicized information is provided </w:t>
            </w:r>
            <w:r w:rsidR="00CF7E6F">
              <w:rPr>
                <w:b/>
              </w:rPr>
              <w:t xml:space="preserve">only </w:t>
            </w:r>
            <w:r w:rsidR="00ED5EED">
              <w:rPr>
                <w:b/>
              </w:rPr>
              <w:t>for genomes</w:t>
            </w:r>
            <w:r w:rsidR="00CF7E6F">
              <w:rPr>
                <w:b/>
              </w:rPr>
              <w:t xml:space="preserve"> listed in the </w:t>
            </w:r>
            <w:r w:rsidR="009D01AC">
              <w:rPr>
                <w:b/>
              </w:rPr>
              <w:t>annotate_list</w:t>
            </w:r>
            <w:r w:rsidR="003A6877">
              <w:rPr>
                <w:b/>
              </w:rPr>
              <w:t xml:space="preserve"> file (argument </w:t>
            </w:r>
            <w:r w:rsidR="006E48E7">
              <w:rPr>
                <w:b/>
              </w:rPr>
              <w:t>-</w:t>
            </w:r>
            <w:r w:rsidR="003A6877">
              <w:rPr>
                <w:b/>
              </w:rPr>
              <w:t>annotate</w:t>
            </w:r>
            <w:r w:rsidR="00CF7E6F">
              <w:rPr>
                <w:b/>
              </w:rPr>
              <w:t>)!</w:t>
            </w:r>
          </w:p>
        </w:tc>
      </w:tr>
    </w:tbl>
    <w:p w14:paraId="0CF62C4A" w14:textId="77777777" w:rsidR="00401C77" w:rsidRDefault="00401C77" w:rsidP="00376538">
      <w:pPr>
        <w:keepNext/>
      </w:pPr>
    </w:p>
    <w:p w14:paraId="5B0DC6BB" w14:textId="77777777" w:rsidR="00147160" w:rsidRDefault="00401C77" w:rsidP="00DA3568">
      <w:r>
        <w:t>These files</w:t>
      </w:r>
      <w:r w:rsidR="003170FB">
        <w:t xml:space="preserve"> in Table 3</w:t>
      </w:r>
      <w:r>
        <w:t xml:space="preserve"> provide a wealth of information about each SNP, some of which is essential if you are exploring the roles of SNPs.  For instance, if you have identified certain SNPs as being associated with a particular phenotype, then these files tell you</w:t>
      </w:r>
      <w:r w:rsidR="00147160">
        <w:t xml:space="preserve"> not only where those SNPs are, but what proteins they are in etc.</w:t>
      </w:r>
    </w:p>
    <w:p w14:paraId="3A8DE873" w14:textId="77777777" w:rsidR="008567B9" w:rsidRDefault="008567B9" w:rsidP="00DA3568"/>
    <w:p w14:paraId="711B488F" w14:textId="77777777" w:rsidR="008567B9" w:rsidRDefault="00D57912" w:rsidP="00DA3568">
      <w:r>
        <w:br w:type="page"/>
      </w:r>
      <w:r w:rsidR="00BA77C2">
        <w:lastRenderedPageBreak/>
        <w:t>Table 4. Tree files</w:t>
      </w:r>
      <w:r w:rsidR="008567B9">
        <w:t xml:space="preserve">  </w:t>
      </w:r>
    </w:p>
    <w:tbl>
      <w:tblPr>
        <w:tblStyle w:val="TableGrid"/>
        <w:tblW w:w="0" w:type="auto"/>
        <w:tblLook w:val="00A0" w:firstRow="1" w:lastRow="0" w:firstColumn="1" w:lastColumn="0" w:noHBand="0" w:noVBand="0"/>
      </w:tblPr>
      <w:tblGrid>
        <w:gridCol w:w="6480"/>
        <w:gridCol w:w="4446"/>
      </w:tblGrid>
      <w:tr w:rsidR="001A7939" w14:paraId="3C0678BA" w14:textId="77777777">
        <w:tc>
          <w:tcPr>
            <w:tcW w:w="0" w:type="auto"/>
            <w:gridSpan w:val="2"/>
          </w:tcPr>
          <w:p w14:paraId="3EBB8C69" w14:textId="77777777" w:rsidR="001A7939" w:rsidRPr="006303D3" w:rsidRDefault="001A7939" w:rsidP="001A7939">
            <w:pPr>
              <w:tabs>
                <w:tab w:val="left" w:pos="10170"/>
              </w:tabs>
              <w:rPr>
                <w:bCs/>
              </w:rPr>
            </w:pPr>
            <w:r w:rsidRPr="006303D3">
              <w:rPr>
                <w:bCs/>
              </w:rPr>
              <w:t>Tree files are written for each phylogenetic method that is used.  Below each file is described with the word 'method' substituted for the particular phylogenetic method.  In each case an example tree using the parsimony method is provided.  Methods are</w:t>
            </w:r>
            <w:r w:rsidR="00923413" w:rsidRPr="006303D3">
              <w:rPr>
                <w:bCs/>
              </w:rPr>
              <w:t xml:space="preserve"> parsimony, ML, NJ and majority#.# where #</w:t>
            </w:r>
            <w:r w:rsidRPr="006303D3">
              <w:rPr>
                <w:bCs/>
              </w:rPr>
              <w:t>.# can range from 0.0 to 1.0.</w:t>
            </w:r>
          </w:p>
        </w:tc>
      </w:tr>
      <w:tr w:rsidR="00134766" w14:paraId="74D051E4" w14:textId="77777777">
        <w:tc>
          <w:tcPr>
            <w:tcW w:w="0" w:type="auto"/>
            <w:gridSpan w:val="2"/>
          </w:tcPr>
          <w:p w14:paraId="5F525694" w14:textId="77777777" w:rsidR="00134766" w:rsidRPr="006303D3" w:rsidRDefault="00134766" w:rsidP="00A46A2D">
            <w:pPr>
              <w:tabs>
                <w:tab w:val="left" w:pos="10170"/>
              </w:tabs>
              <w:rPr>
                <w:bCs/>
              </w:rPr>
            </w:pPr>
            <w:r w:rsidRPr="006303D3">
              <w:rPr>
                <w:bCs/>
              </w:rPr>
              <w:t xml:space="preserve"> Parsimony trees are consensus trees based on an Extended Majority Rule consensus of </w:t>
            </w:r>
            <w:r w:rsidR="00A73407" w:rsidRPr="006303D3">
              <w:rPr>
                <w:bCs/>
              </w:rPr>
              <w:t>the</w:t>
            </w:r>
            <w:r w:rsidRPr="006303D3">
              <w:rPr>
                <w:bCs/>
              </w:rPr>
              <w:t xml:space="preserve"> equally</w:t>
            </w:r>
            <w:r w:rsidR="00A73407" w:rsidRPr="006303D3">
              <w:rPr>
                <w:bCs/>
              </w:rPr>
              <w:t xml:space="preserve"> most</w:t>
            </w:r>
            <w:r w:rsidRPr="006303D3">
              <w:rPr>
                <w:bCs/>
              </w:rPr>
              <w:t xml:space="preserve"> parsimonious trees</w:t>
            </w:r>
            <w:r w:rsidR="00A73407" w:rsidRPr="006303D3">
              <w:rPr>
                <w:bCs/>
              </w:rPr>
              <w:t xml:space="preserve"> from a sample of 100 trees</w:t>
            </w:r>
            <w:r w:rsidRPr="006303D3">
              <w:rPr>
                <w:bCs/>
              </w:rPr>
              <w:t>.</w:t>
            </w:r>
          </w:p>
        </w:tc>
      </w:tr>
      <w:tr w:rsidR="001A7939" w14:paraId="1449D0B3" w14:textId="77777777">
        <w:tc>
          <w:tcPr>
            <w:tcW w:w="0" w:type="auto"/>
          </w:tcPr>
          <w:p w14:paraId="76E287C5" w14:textId="77777777" w:rsidR="008567B9" w:rsidRPr="008567B9" w:rsidRDefault="008567B9" w:rsidP="00DA3568">
            <w:pPr>
              <w:rPr>
                <w:b/>
              </w:rPr>
            </w:pPr>
            <w:r>
              <w:rPr>
                <w:b/>
              </w:rPr>
              <w:t>File</w:t>
            </w:r>
          </w:p>
        </w:tc>
        <w:tc>
          <w:tcPr>
            <w:tcW w:w="0" w:type="auto"/>
          </w:tcPr>
          <w:p w14:paraId="6B7F78CA" w14:textId="77777777" w:rsidR="008567B9" w:rsidRPr="008567B9" w:rsidRDefault="008567B9" w:rsidP="00DA3568">
            <w:pPr>
              <w:rPr>
                <w:b/>
              </w:rPr>
            </w:pPr>
            <w:r>
              <w:rPr>
                <w:b/>
              </w:rPr>
              <w:t>Tree</w:t>
            </w:r>
          </w:p>
        </w:tc>
      </w:tr>
      <w:tr w:rsidR="003A0BED" w14:paraId="76090052" w14:textId="77777777">
        <w:tc>
          <w:tcPr>
            <w:tcW w:w="0" w:type="auto"/>
            <w:gridSpan w:val="2"/>
          </w:tcPr>
          <w:p w14:paraId="6ED82B7B" w14:textId="77777777" w:rsidR="003A0BED" w:rsidRPr="003A0BED" w:rsidRDefault="00020032" w:rsidP="00134766">
            <w:pPr>
              <w:rPr>
                <w:b/>
              </w:rPr>
            </w:pPr>
            <w:r>
              <w:rPr>
                <w:b/>
              </w:rPr>
              <w:t>The tre</w:t>
            </w:r>
            <w:r w:rsidR="008D72BD">
              <w:rPr>
                <w:b/>
              </w:rPr>
              <w:t>e</w:t>
            </w:r>
            <w:r w:rsidR="008665CD">
              <w:rPr>
                <w:b/>
              </w:rPr>
              <w:t>.</w:t>
            </w:r>
            <w:r w:rsidR="00C03E29">
              <w:rPr>
                <w:b/>
              </w:rPr>
              <w:t>method</w:t>
            </w:r>
            <w:r w:rsidR="008665CD">
              <w:rPr>
                <w:b/>
              </w:rPr>
              <w:t>.tre</w:t>
            </w:r>
            <w:r w:rsidR="003A0BED">
              <w:rPr>
                <w:b/>
              </w:rPr>
              <w:t xml:space="preserve"> trees have</w:t>
            </w:r>
            <w:r w:rsidR="008665CD">
              <w:rPr>
                <w:b/>
              </w:rPr>
              <w:t xml:space="preserve"> </w:t>
            </w:r>
            <w:r w:rsidR="004B65AD">
              <w:rPr>
                <w:b/>
              </w:rPr>
              <w:t xml:space="preserve">internal </w:t>
            </w:r>
            <w:r w:rsidR="003A0BED">
              <w:rPr>
                <w:b/>
              </w:rPr>
              <w:t>node</w:t>
            </w:r>
            <w:r w:rsidR="003A0BED" w:rsidRPr="003A0BED">
              <w:rPr>
                <w:b/>
              </w:rPr>
              <w:t xml:space="preserve"> labels</w:t>
            </w:r>
            <w:r w:rsidR="008665CD">
              <w:rPr>
                <w:b/>
              </w:rPr>
              <w:t xml:space="preserve"> </w:t>
            </w:r>
            <w:r w:rsidR="00C86E83">
              <w:rPr>
                <w:b/>
              </w:rPr>
              <w:t>that show the support for that node as calculated by FastTreeMP</w:t>
            </w:r>
            <w:r w:rsidR="008665CD">
              <w:rPr>
                <w:b/>
              </w:rPr>
              <w:t>.</w:t>
            </w:r>
            <w:r w:rsidR="006F067C">
              <w:rPr>
                <w:b/>
              </w:rPr>
              <w:t xml:space="preserve"> </w:t>
            </w:r>
          </w:p>
        </w:tc>
      </w:tr>
      <w:tr w:rsidR="001A7939" w14:paraId="54E7D7FC" w14:textId="77777777">
        <w:tc>
          <w:tcPr>
            <w:tcW w:w="0" w:type="auto"/>
          </w:tcPr>
          <w:p w14:paraId="525E46B2" w14:textId="77777777" w:rsidR="008665CD" w:rsidRPr="00F2008A" w:rsidRDefault="008665CD" w:rsidP="008665CD">
            <w:r w:rsidRPr="00F2008A">
              <w:t>tree.parsimony.tre</w:t>
            </w:r>
          </w:p>
        </w:tc>
        <w:tc>
          <w:tcPr>
            <w:tcW w:w="0" w:type="auto"/>
          </w:tcPr>
          <w:p w14:paraId="05CAECB7" w14:textId="77777777" w:rsidR="008665CD" w:rsidRPr="00F2008A" w:rsidRDefault="008665CD" w:rsidP="00176712">
            <w:r w:rsidRPr="00F2008A">
              <w:t>A</w:t>
            </w:r>
            <w:r>
              <w:t xml:space="preserve"> </w:t>
            </w:r>
            <w:r w:rsidR="00A113AE">
              <w:t xml:space="preserve">consensus </w:t>
            </w:r>
            <w:r w:rsidRPr="00F2008A">
              <w:t>parsimony tree based on all of the SNPs</w:t>
            </w:r>
          </w:p>
        </w:tc>
      </w:tr>
      <w:tr w:rsidR="008665CD" w14:paraId="3D7B3508" w14:textId="77777777">
        <w:tc>
          <w:tcPr>
            <w:tcW w:w="0" w:type="auto"/>
            <w:gridSpan w:val="2"/>
          </w:tcPr>
          <w:p w14:paraId="5D55BE87" w14:textId="77777777" w:rsidR="008665CD" w:rsidRPr="00F2008A" w:rsidRDefault="008665CD" w:rsidP="003E1B32">
            <w:r>
              <w:rPr>
                <w:b/>
              </w:rPr>
              <w:t>The tre</w:t>
            </w:r>
            <w:r w:rsidR="008D72BD">
              <w:rPr>
                <w:b/>
              </w:rPr>
              <w:t>e</w:t>
            </w:r>
            <w:r>
              <w:rPr>
                <w:b/>
              </w:rPr>
              <w:t>_AlleleCounts</w:t>
            </w:r>
            <w:r w:rsidR="00B35578">
              <w:rPr>
                <w:b/>
              </w:rPr>
              <w:t>.</w:t>
            </w:r>
            <w:r w:rsidR="00C03E29">
              <w:rPr>
                <w:b/>
              </w:rPr>
              <w:t>method</w:t>
            </w:r>
            <w:r w:rsidR="00B35578">
              <w:rPr>
                <w:b/>
              </w:rPr>
              <w:t>.tre</w:t>
            </w:r>
            <w:r>
              <w:rPr>
                <w:b/>
              </w:rPr>
              <w:t xml:space="preserve"> trees have internal node</w:t>
            </w:r>
            <w:r w:rsidRPr="003A0BED">
              <w:rPr>
                <w:b/>
              </w:rPr>
              <w:t xml:space="preserve"> labels that show the number of SNP alleles </w:t>
            </w:r>
            <w:r w:rsidR="003E1B32">
              <w:rPr>
                <w:b/>
              </w:rPr>
              <w:t>that are present in all descendants of that node</w:t>
            </w:r>
            <w:r w:rsidR="006F067C">
              <w:rPr>
                <w:b/>
              </w:rPr>
              <w:t xml:space="preserve"> and nowhere else</w:t>
            </w:r>
            <w:r w:rsidR="00B35578">
              <w:rPr>
                <w:b/>
              </w:rPr>
              <w:t>. Allele counts for branch tips are not shown.</w:t>
            </w:r>
          </w:p>
        </w:tc>
      </w:tr>
      <w:tr w:rsidR="001A7939" w14:paraId="75E4A8C7" w14:textId="77777777">
        <w:tc>
          <w:tcPr>
            <w:tcW w:w="0" w:type="auto"/>
          </w:tcPr>
          <w:p w14:paraId="3AAE54A4" w14:textId="77777777" w:rsidR="00F2008A" w:rsidRPr="00F2008A" w:rsidRDefault="00F2008A" w:rsidP="00F2008A">
            <w:r w:rsidRPr="00F2008A">
              <w:t>tree_AlleleCounts.parsimony.tre</w:t>
            </w:r>
          </w:p>
        </w:tc>
        <w:tc>
          <w:tcPr>
            <w:tcW w:w="0" w:type="auto"/>
          </w:tcPr>
          <w:p w14:paraId="4CF1DE29" w14:textId="77777777" w:rsidR="00F2008A" w:rsidRPr="00F2008A" w:rsidRDefault="00F2008A" w:rsidP="00176712">
            <w:r w:rsidRPr="00F2008A">
              <w:t>A</w:t>
            </w:r>
            <w:r w:rsidR="006A3DDA">
              <w:t xml:space="preserve"> </w:t>
            </w:r>
            <w:r w:rsidRPr="00F2008A">
              <w:t>parsimony tree based on all of the SNPs</w:t>
            </w:r>
            <w:r w:rsidR="006A3DDA">
              <w:t xml:space="preserve"> </w:t>
            </w:r>
          </w:p>
        </w:tc>
      </w:tr>
      <w:tr w:rsidR="00586405" w14:paraId="0B170695" w14:textId="77777777">
        <w:tc>
          <w:tcPr>
            <w:tcW w:w="0" w:type="auto"/>
            <w:gridSpan w:val="2"/>
          </w:tcPr>
          <w:p w14:paraId="602BCAFC" w14:textId="77777777" w:rsidR="00586405" w:rsidRPr="006303D3" w:rsidRDefault="00020032" w:rsidP="004B65AD">
            <w:pPr>
              <w:rPr>
                <w:b/>
              </w:rPr>
            </w:pPr>
            <w:r w:rsidRPr="006303D3">
              <w:rPr>
                <w:b/>
              </w:rPr>
              <w:t>The tree_A</w:t>
            </w:r>
            <w:r w:rsidR="00586405" w:rsidRPr="006303D3">
              <w:rPr>
                <w:b/>
              </w:rPr>
              <w:t>lleleCount</w:t>
            </w:r>
            <w:r w:rsidRPr="006303D3">
              <w:rPr>
                <w:b/>
              </w:rPr>
              <w:t>s</w:t>
            </w:r>
            <w:r w:rsidR="00586405" w:rsidRPr="006303D3">
              <w:rPr>
                <w:b/>
              </w:rPr>
              <w:t>.</w:t>
            </w:r>
            <w:r w:rsidR="00C03E29" w:rsidRPr="006303D3">
              <w:rPr>
                <w:b/>
              </w:rPr>
              <w:t>method</w:t>
            </w:r>
            <w:r w:rsidR="00586405" w:rsidRPr="006303D3">
              <w:rPr>
                <w:b/>
              </w:rPr>
              <w:t>.NodeLabel</w:t>
            </w:r>
            <w:r w:rsidR="0027638E" w:rsidRPr="006303D3">
              <w:rPr>
                <w:b/>
              </w:rPr>
              <w:t>.tre</w:t>
            </w:r>
            <w:r w:rsidR="00586405" w:rsidRPr="006303D3">
              <w:rPr>
                <w:b/>
              </w:rPr>
              <w:t xml:space="preserve"> trees all have </w:t>
            </w:r>
            <w:r w:rsidR="004B65AD" w:rsidRPr="006303D3">
              <w:rPr>
                <w:b/>
              </w:rPr>
              <w:t xml:space="preserve">internal </w:t>
            </w:r>
            <w:r w:rsidR="00586405" w:rsidRPr="006303D3">
              <w:rPr>
                <w:b/>
              </w:rPr>
              <w:t>node labels</w:t>
            </w:r>
            <w:r w:rsidR="00AE063F" w:rsidRPr="006303D3">
              <w:rPr>
                <w:b/>
              </w:rPr>
              <w:t xml:space="preserve">  that show</w:t>
            </w:r>
            <w:r w:rsidRPr="006303D3">
              <w:rPr>
                <w:b/>
              </w:rPr>
              <w:t xml:space="preserve"> the node numbers corresponding to node numbers in ClusterInfo files and the</w:t>
            </w:r>
            <w:r w:rsidR="00AE063F" w:rsidRPr="006303D3">
              <w:rPr>
                <w:b/>
              </w:rPr>
              <w:t xml:space="preserve"> </w:t>
            </w:r>
            <w:r w:rsidRPr="006303D3">
              <w:rPr>
                <w:b/>
              </w:rPr>
              <w:t>number of SNP alleles</w:t>
            </w:r>
            <w:r w:rsidR="003E1B32" w:rsidRPr="006303D3">
              <w:rPr>
                <w:b/>
              </w:rPr>
              <w:t xml:space="preserve"> that are present in all descendants of that node</w:t>
            </w:r>
            <w:r w:rsidR="006F067C" w:rsidRPr="006303D3">
              <w:rPr>
                <w:b/>
              </w:rPr>
              <w:t xml:space="preserve"> and nowhere else</w:t>
            </w:r>
            <w:r w:rsidR="003E1B32" w:rsidRPr="006303D3">
              <w:rPr>
                <w:b/>
              </w:rPr>
              <w:t>.</w:t>
            </w:r>
          </w:p>
        </w:tc>
      </w:tr>
      <w:tr w:rsidR="001A7939" w14:paraId="645CA3FF" w14:textId="77777777">
        <w:tc>
          <w:tcPr>
            <w:tcW w:w="0" w:type="auto"/>
          </w:tcPr>
          <w:p w14:paraId="0D643E3A" w14:textId="77777777" w:rsidR="003170FB" w:rsidRPr="003170FB" w:rsidRDefault="003170FB" w:rsidP="00DA3568">
            <w:r w:rsidRPr="003170FB">
              <w:t>tree_AlleleCounts.parsimony.NodeLabel.tre</w:t>
            </w:r>
          </w:p>
        </w:tc>
        <w:tc>
          <w:tcPr>
            <w:tcW w:w="0" w:type="auto"/>
          </w:tcPr>
          <w:p w14:paraId="59B3DE1B" w14:textId="77777777" w:rsidR="003170FB" w:rsidRPr="00F2008A" w:rsidRDefault="003170FB" w:rsidP="003A0BED">
            <w:r w:rsidRPr="00F2008A">
              <w:t>A parsimony tree based on all of the SNPs</w:t>
            </w:r>
          </w:p>
        </w:tc>
      </w:tr>
      <w:tr w:rsidR="00C03E29" w14:paraId="63D62EAC" w14:textId="77777777">
        <w:tc>
          <w:tcPr>
            <w:tcW w:w="0" w:type="auto"/>
            <w:gridSpan w:val="2"/>
          </w:tcPr>
          <w:p w14:paraId="510C66F2" w14:textId="77777777" w:rsidR="00C03E29" w:rsidRPr="0065265C" w:rsidRDefault="00C03E29" w:rsidP="004B65AD">
            <w:pPr>
              <w:rPr>
                <w:b/>
              </w:rPr>
            </w:pPr>
            <w:r>
              <w:rPr>
                <w:b/>
              </w:rPr>
              <w:t>The tree_tipAlleleCounts.method.tre files are similar to tre_AlleleCounts.x.tre trees except that strain names have been modified to show the strain specific allele counts with an “_” after the strain name.</w:t>
            </w:r>
          </w:p>
        </w:tc>
      </w:tr>
      <w:tr w:rsidR="00C03E29" w14:paraId="383E1647" w14:textId="77777777">
        <w:tc>
          <w:tcPr>
            <w:tcW w:w="0" w:type="auto"/>
          </w:tcPr>
          <w:p w14:paraId="2AC977BE" w14:textId="77777777" w:rsidR="00C03E29" w:rsidRPr="0065265C" w:rsidRDefault="00C03E29" w:rsidP="00DA3568">
            <w:r w:rsidRPr="0065265C">
              <w:t>tree_tipAlleleCounts.parsimony.tre</w:t>
            </w:r>
          </w:p>
        </w:tc>
        <w:tc>
          <w:tcPr>
            <w:tcW w:w="0" w:type="auto"/>
          </w:tcPr>
          <w:p w14:paraId="0E038626" w14:textId="77777777" w:rsidR="00C03E29" w:rsidRPr="00F2008A" w:rsidRDefault="00C03E29" w:rsidP="003A0BED">
            <w:r w:rsidRPr="00F2008A">
              <w:t>A parsimony tree based on all of the SNPs</w:t>
            </w:r>
          </w:p>
        </w:tc>
      </w:tr>
    </w:tbl>
    <w:p w14:paraId="40E97DA8" w14:textId="77777777" w:rsidR="004215E2" w:rsidRDefault="004215E2" w:rsidP="00DA3568"/>
    <w:p w14:paraId="58866408" w14:textId="77777777" w:rsidR="00356189" w:rsidRDefault="004215E2" w:rsidP="00356189">
      <w:r>
        <w:t>The Neighbor Joining (NJ) trees are based on the number of SNP allele differences between sequences.  The distances used for those differences are 2 for locus presence/absence</w:t>
      </w:r>
      <w:r w:rsidR="00BA704C">
        <w:t xml:space="preserve"> (present in one sequence and absent in the other)</w:t>
      </w:r>
      <w:r>
        <w:t>, 1 for allele differences</w:t>
      </w:r>
      <w:r w:rsidR="00BA704C">
        <w:t xml:space="preserve"> (both sequences contain the locus but have a different allele)</w:t>
      </w:r>
      <w:r>
        <w:t xml:space="preserve">, and 0 </w:t>
      </w:r>
      <w:r w:rsidR="00BA704C">
        <w:t>if</w:t>
      </w:r>
      <w:r>
        <w:t xml:space="preserve"> </w:t>
      </w:r>
      <w:r w:rsidR="00BA704C">
        <w:t xml:space="preserve">the locus is absent in </w:t>
      </w:r>
      <w:r>
        <w:t xml:space="preserve">both </w:t>
      </w:r>
      <w:r w:rsidR="00BA704C">
        <w:t xml:space="preserve">sequences or </w:t>
      </w:r>
      <w:r>
        <w:t>both share the same allele.</w:t>
      </w:r>
    </w:p>
    <w:p w14:paraId="36B8641E" w14:textId="77777777" w:rsidR="00356189" w:rsidRDefault="00356189" w:rsidP="00BA77C2"/>
    <w:p w14:paraId="5AE5AB3D" w14:textId="77E6C14D" w:rsidR="00176712" w:rsidRPr="00B35578" w:rsidRDefault="00147160" w:rsidP="00BA77C2">
      <w:r>
        <w:t xml:space="preserve">The </w:t>
      </w:r>
      <w:r w:rsidR="00091BA4">
        <w:t>20</w:t>
      </w:r>
      <w:r w:rsidR="00607C08">
        <w:t xml:space="preserve"> </w:t>
      </w:r>
      <w:r>
        <w:t xml:space="preserve">files that have the extension .tre are all phylogenetic tree description files in the Newick format.  Those files are understood by most tree drawing programs, but we suggest </w:t>
      </w:r>
      <w:r w:rsidR="00BA77C2">
        <w:t xml:space="preserve"> </w:t>
      </w:r>
      <w:r w:rsidR="00BA77C2">
        <w:rPr>
          <w:b/>
          <w:i/>
        </w:rPr>
        <w:t>Dendroscope</w:t>
      </w:r>
      <w:r w:rsidR="00BA77C2">
        <w:t xml:space="preserve"> </w:t>
      </w:r>
      <w:hyperlink r:id="rId13" w:history="1">
        <w:r w:rsidR="00BA77C2" w:rsidRPr="00BA77C2">
          <w:rPr>
            <w:rStyle w:val="Hyperlink"/>
          </w:rPr>
          <w:t>http://ab.inf.uni-tuebingen.de/software/dendroscope/welcome.html</w:t>
        </w:r>
      </w:hyperlink>
      <w:r w:rsidR="00BA77C2">
        <w:t xml:space="preserve">, </w:t>
      </w:r>
      <w:r w:rsidR="00091BA4">
        <w:t xml:space="preserve">or </w:t>
      </w:r>
      <w:r w:rsidR="00091BA4">
        <w:rPr>
          <w:b/>
          <w:i/>
        </w:rPr>
        <w:t>FigTree</w:t>
      </w:r>
      <w:r w:rsidR="00091BA4">
        <w:t xml:space="preserve"> </w:t>
      </w:r>
      <w:hyperlink r:id="rId14" w:history="1">
        <w:r w:rsidR="00091BA4" w:rsidRPr="008567B9">
          <w:rPr>
            <w:rStyle w:val="Hyperlink"/>
          </w:rPr>
          <w:t>http://tree.bio.ed.ac.uk/software/figtree/</w:t>
        </w:r>
      </w:hyperlink>
      <w:r w:rsidR="00091BA4">
        <w:t xml:space="preserve"> </w:t>
      </w:r>
      <w:r w:rsidR="00BA77C2">
        <w:t xml:space="preserve">both of </w:t>
      </w:r>
      <w:r>
        <w:t xml:space="preserve">which </w:t>
      </w:r>
      <w:r w:rsidR="00BA77C2">
        <w:t>are</w:t>
      </w:r>
      <w:r>
        <w:t xml:space="preserve"> available for Mac OS X and Linux platforms</w:t>
      </w:r>
      <w:r w:rsidR="00BA77C2">
        <w:t>,</w:t>
      </w:r>
      <w:r>
        <w:t xml:space="preserve"> to visualize the trees. </w:t>
      </w:r>
      <w:r w:rsidR="00B35578" w:rsidRPr="00B35578">
        <w:t xml:space="preserve">The </w:t>
      </w:r>
      <w:r w:rsidR="000062D2" w:rsidRPr="000062D2">
        <w:t>tree_tipAlleleCounts.x.tre allow</w:t>
      </w:r>
      <w:r w:rsidR="006303D3">
        <w:t>s</w:t>
      </w:r>
      <w:r w:rsidR="000062D2" w:rsidRPr="000062D2">
        <w:t xml:space="preserve"> you to see the </w:t>
      </w:r>
      <w:r w:rsidR="003042BE">
        <w:t xml:space="preserve">genome-specific </w:t>
      </w:r>
      <w:r w:rsidR="000062D2" w:rsidRPr="000062D2">
        <w:t xml:space="preserve">allele counts at branch tips in </w:t>
      </w:r>
      <w:r w:rsidR="000062D2" w:rsidRPr="000062D2">
        <w:rPr>
          <w:i/>
        </w:rPr>
        <w:t>Dendroscope</w:t>
      </w:r>
      <w:r w:rsidR="000062D2" w:rsidRPr="000062D2">
        <w:t xml:space="preserve">, while the tree_AlleleCounts.x.tre work better for </w:t>
      </w:r>
      <w:r w:rsidR="000062D2" w:rsidRPr="000062D2">
        <w:rPr>
          <w:i/>
        </w:rPr>
        <w:t>FigTree</w:t>
      </w:r>
      <w:r w:rsidR="00B35578">
        <w:t xml:space="preserve">, where allele counts at the </w:t>
      </w:r>
      <w:r w:rsidR="003042BE">
        <w:t>leaves can be shown using the</w:t>
      </w:r>
      <w:r w:rsidR="00B35578">
        <w:t xml:space="preserve"> tip_SNP_counts.x files described below.</w:t>
      </w:r>
    </w:p>
    <w:p w14:paraId="37E722EB" w14:textId="77777777" w:rsidR="00176712" w:rsidRDefault="00176712" w:rsidP="00BA77C2"/>
    <w:p w14:paraId="39337075" w14:textId="77777777" w:rsidR="00CA2500" w:rsidRDefault="00176712" w:rsidP="00BA77C2">
      <w:r>
        <w:t xml:space="preserve">It is important to bear in mind that all of the trees are </w:t>
      </w:r>
      <w:r>
        <w:rPr>
          <w:b/>
          <w:i/>
        </w:rPr>
        <w:t>unrooted</w:t>
      </w:r>
      <w:r>
        <w:t xml:space="preserve"> trees.  The tree drawing programs will, </w:t>
      </w:r>
      <w:r w:rsidR="00BA704C">
        <w:t xml:space="preserve">by </w:t>
      </w:r>
      <w:r>
        <w:t xml:space="preserve">default, draw them in the rectangular phylogram or cladogram format </w:t>
      </w:r>
      <w:r w:rsidR="00BA704C">
        <w:t xml:space="preserve">so </w:t>
      </w:r>
      <w:r>
        <w:t>that they appear to be rooted.  That appearance is for convenience only.  There is no evolutionary direction in these trees and you should not infer such a direction.  If you have knowledge that a cluster is a true outgroup with respect to the rest of the sequences then you can root the tree on that outgroup in the tree drawing programs, after which you can legitimately infer evolutionary direction.</w:t>
      </w:r>
    </w:p>
    <w:p w14:paraId="056DFF3D" w14:textId="77777777" w:rsidR="004215E2" w:rsidRDefault="004215E2" w:rsidP="00BA77C2"/>
    <w:p w14:paraId="67E58C9E" w14:textId="77777777" w:rsidR="004215E2" w:rsidRDefault="004215E2" w:rsidP="00BA77C2">
      <w:r>
        <w:t>It is also important to bear in mind that branch lengths are expressed in terms of changes per number of SNPs, not changes per site.   When trees are based on comparisons of aligned sequences</w:t>
      </w:r>
      <w:r w:rsidR="00BA704C">
        <w:t>,</w:t>
      </w:r>
      <w:r>
        <w:t xml:space="preserve"> branch lengths are expressed in terms of changes per site, which means changes divided by the length of the alignment; many of the sites may be invariant.  When trees are based on SNPs there are no invariant sites, so the number of sites is likely to be much smaller.  The result is that the absolute value of branch lengths are likely to be much higher than one would see on an alignment-based tree.  The relative branch lengths, however, should be very similar.  SNP-</w:t>
      </w:r>
      <w:r>
        <w:lastRenderedPageBreak/>
        <w:t>based branch lengths should not be used for estimating divergence times, but for other purposes should present no problems.</w:t>
      </w:r>
    </w:p>
    <w:p w14:paraId="6C5071D9" w14:textId="77777777" w:rsidR="00DB52CE" w:rsidRPr="00FB16F0" w:rsidRDefault="00DB52CE" w:rsidP="00BA77C2">
      <w:pPr>
        <w:numPr>
          <w:ins w:id="21" w:author="Barry G. Hall" w:date="2014-11-14T11:43:00Z"/>
        </w:numPr>
      </w:pPr>
    </w:p>
    <w:p w14:paraId="652C739D" w14:textId="77777777" w:rsidR="00D03B23" w:rsidRDefault="00CA2500" w:rsidP="00E01B6A">
      <w:r>
        <w:t xml:space="preserve">Table 5. </w:t>
      </w:r>
      <w:r w:rsidR="00A96069">
        <w:t xml:space="preserve">Other </w:t>
      </w:r>
      <w:r w:rsidR="00923413">
        <w:t>Output Files</w:t>
      </w:r>
    </w:p>
    <w:tbl>
      <w:tblPr>
        <w:tblStyle w:val="TableGrid"/>
        <w:tblW w:w="0" w:type="auto"/>
        <w:tblLook w:val="00A0" w:firstRow="1" w:lastRow="0" w:firstColumn="1" w:lastColumn="0" w:noHBand="0" w:noVBand="0"/>
      </w:tblPr>
      <w:tblGrid>
        <w:gridCol w:w="4116"/>
        <w:gridCol w:w="6810"/>
      </w:tblGrid>
      <w:tr w:rsidR="00923413" w14:paraId="6BB1CB33" w14:textId="77777777">
        <w:tc>
          <w:tcPr>
            <w:tcW w:w="0" w:type="auto"/>
            <w:gridSpan w:val="2"/>
          </w:tcPr>
          <w:p w14:paraId="755C2985" w14:textId="77777777" w:rsidR="00923413" w:rsidRPr="00011FCA" w:rsidRDefault="00923413">
            <w:pPr>
              <w:keepNext/>
              <w:rPr>
                <w:b/>
                <w:sz w:val="28"/>
              </w:rPr>
            </w:pPr>
            <w:r w:rsidRPr="00D92C90">
              <w:rPr>
                <w:b/>
                <w:sz w:val="28"/>
              </w:rPr>
              <w:t>Various counts of the number of SNPs</w:t>
            </w:r>
          </w:p>
        </w:tc>
      </w:tr>
      <w:tr w:rsidR="00923413" w14:paraId="02715E91" w14:textId="77777777">
        <w:tc>
          <w:tcPr>
            <w:tcW w:w="0" w:type="auto"/>
          </w:tcPr>
          <w:p w14:paraId="1ECD5559" w14:textId="77777777" w:rsidR="00D03B23" w:rsidRDefault="00CA2500">
            <w:pPr>
              <w:keepNext/>
              <w:rPr>
                <w:b/>
              </w:rPr>
            </w:pPr>
            <w:r>
              <w:rPr>
                <w:b/>
              </w:rPr>
              <w:t>File name</w:t>
            </w:r>
          </w:p>
        </w:tc>
        <w:tc>
          <w:tcPr>
            <w:tcW w:w="0" w:type="auto"/>
          </w:tcPr>
          <w:p w14:paraId="464FE783" w14:textId="77777777" w:rsidR="00D03B23" w:rsidRDefault="00CA2500">
            <w:pPr>
              <w:keepNext/>
              <w:rPr>
                <w:b/>
              </w:rPr>
            </w:pPr>
            <w:r>
              <w:rPr>
                <w:b/>
              </w:rPr>
              <w:t>Explanation</w:t>
            </w:r>
          </w:p>
        </w:tc>
      </w:tr>
      <w:tr w:rsidR="00923413" w14:paraId="34C75D76" w14:textId="77777777">
        <w:tc>
          <w:tcPr>
            <w:tcW w:w="0" w:type="auto"/>
          </w:tcPr>
          <w:p w14:paraId="52458936" w14:textId="77777777" w:rsidR="00CA2500" w:rsidRPr="00B27578" w:rsidRDefault="00B27578" w:rsidP="00BA77C2">
            <w:r w:rsidRPr="00B27578">
              <w:t>COUNT_SNPs</w:t>
            </w:r>
          </w:p>
        </w:tc>
        <w:tc>
          <w:tcPr>
            <w:tcW w:w="0" w:type="auto"/>
          </w:tcPr>
          <w:p w14:paraId="50ADC0B9" w14:textId="77777777" w:rsidR="00CA2500" w:rsidRDefault="00B27578" w:rsidP="00BA77C2">
            <w:r>
              <w:t>Shows the total number of SNPs</w:t>
            </w:r>
          </w:p>
        </w:tc>
      </w:tr>
      <w:tr w:rsidR="00923413" w14:paraId="6446C704" w14:textId="77777777">
        <w:tc>
          <w:tcPr>
            <w:tcW w:w="0" w:type="auto"/>
          </w:tcPr>
          <w:p w14:paraId="5F59530E" w14:textId="77777777" w:rsidR="00CA2500" w:rsidRPr="00B27578" w:rsidRDefault="00B27578" w:rsidP="00BA77C2">
            <w:r w:rsidRPr="00B27578">
              <w:t>COUNT_coreSNPs</w:t>
            </w:r>
          </w:p>
        </w:tc>
        <w:tc>
          <w:tcPr>
            <w:tcW w:w="0" w:type="auto"/>
          </w:tcPr>
          <w:p w14:paraId="00D41C1A" w14:textId="77777777" w:rsidR="00CA2500" w:rsidRDefault="00B27578" w:rsidP="00B27578">
            <w:r>
              <w:t>Shows the number of core SNPs, the number of non-core SNPs, and the number of SNPs in</w:t>
            </w:r>
            <w:r w:rsidR="00724CED">
              <w:t xml:space="preserve"> </w:t>
            </w:r>
            <w:r w:rsidR="00724CED" w:rsidRPr="00F2008A">
              <w:t>at least  "minimum fraction with locus"  sequences</w:t>
            </w:r>
          </w:p>
        </w:tc>
      </w:tr>
      <w:tr w:rsidR="00923413" w14:paraId="51FC0619" w14:textId="77777777">
        <w:tc>
          <w:tcPr>
            <w:tcW w:w="0" w:type="auto"/>
          </w:tcPr>
          <w:p w14:paraId="0A4DDFCA" w14:textId="77777777" w:rsidR="00674F94" w:rsidRPr="00674F94" w:rsidRDefault="00674F94" w:rsidP="00BA77C2">
            <w:r w:rsidRPr="00674F94">
              <w:t>Protein_Annotation_counts</w:t>
            </w:r>
          </w:p>
        </w:tc>
        <w:tc>
          <w:tcPr>
            <w:tcW w:w="0" w:type="auto"/>
          </w:tcPr>
          <w:p w14:paraId="688F0692" w14:textId="77777777" w:rsidR="00674F94" w:rsidRDefault="00751B6A" w:rsidP="003042BE">
            <w:r w:rsidRPr="00063E0C">
              <w:t>Shows the number of SNPs, non-synonymous SNPs, Synonymous SNPs and the NS/S ratio of the SNPs that were annotated</w:t>
            </w:r>
            <w:r w:rsidR="003042BE">
              <w:t>,</w:t>
            </w:r>
            <w:r w:rsidRPr="00063E0C">
              <w:t xml:space="preserve"> </w:t>
            </w:r>
            <w:r w:rsidR="003042BE">
              <w:t>summarized by protein</w:t>
            </w:r>
          </w:p>
        </w:tc>
      </w:tr>
      <w:tr w:rsidR="00923413" w14:paraId="53B0D3E4" w14:textId="77777777">
        <w:tc>
          <w:tcPr>
            <w:tcW w:w="0" w:type="auto"/>
            <w:gridSpan w:val="2"/>
          </w:tcPr>
          <w:p w14:paraId="4C82DEF9" w14:textId="77777777" w:rsidR="00923413" w:rsidRDefault="00923413" w:rsidP="00BB1C98">
            <w:pPr>
              <w:rPr>
                <w:b/>
              </w:rPr>
            </w:pPr>
          </w:p>
        </w:tc>
      </w:tr>
      <w:tr w:rsidR="00923413" w14:paraId="27580F4D" w14:textId="77777777">
        <w:tc>
          <w:tcPr>
            <w:tcW w:w="0" w:type="auto"/>
            <w:gridSpan w:val="2"/>
          </w:tcPr>
          <w:p w14:paraId="41BDBF13" w14:textId="77777777" w:rsidR="00923413" w:rsidRDefault="00923413" w:rsidP="00885F06">
            <w:pPr>
              <w:rPr>
                <w:b/>
              </w:rPr>
            </w:pPr>
            <w:r>
              <w:rPr>
                <w:b/>
              </w:rPr>
              <w:t>As in Table 4 many kinds of files are written for each phylogenetic method and/or for subsets of SNPs.  In each case the word 'method' is substituted for the method or SNP subset.  M</w:t>
            </w:r>
            <w:r w:rsidR="00885F06">
              <w:rPr>
                <w:b/>
              </w:rPr>
              <w:t>e</w:t>
            </w:r>
            <w:r>
              <w:rPr>
                <w:b/>
              </w:rPr>
              <w:t>thods are parsimony, ML, NJ, core, and majority#.#.  An example using the parsimony method is provided</w:t>
            </w:r>
          </w:p>
        </w:tc>
      </w:tr>
      <w:tr w:rsidR="009E5262" w14:paraId="25255275" w14:textId="77777777">
        <w:tc>
          <w:tcPr>
            <w:tcW w:w="0" w:type="auto"/>
            <w:gridSpan w:val="2"/>
          </w:tcPr>
          <w:p w14:paraId="784FB6D0" w14:textId="77777777" w:rsidR="009E5262" w:rsidRPr="009E5262" w:rsidRDefault="009E5262" w:rsidP="00BB1C98">
            <w:pPr>
              <w:rPr>
                <w:b/>
              </w:rPr>
            </w:pPr>
            <w:r>
              <w:rPr>
                <w:b/>
              </w:rPr>
              <w:t xml:space="preserve">The COUNT_Homoplastic_SNPs files all show the number of homoplastic SNPs </w:t>
            </w:r>
            <w:r w:rsidR="00BB1C98">
              <w:rPr>
                <w:b/>
              </w:rPr>
              <w:t xml:space="preserve">(that do not correspond to a node) </w:t>
            </w:r>
            <w:r>
              <w:rPr>
                <w:b/>
              </w:rPr>
              <w:t xml:space="preserve">on the </w:t>
            </w:r>
            <w:r w:rsidR="00BB1C98">
              <w:rPr>
                <w:b/>
              </w:rPr>
              <w:t xml:space="preserve">indicated </w:t>
            </w:r>
            <w:r>
              <w:rPr>
                <w:b/>
              </w:rPr>
              <w:t>tree</w:t>
            </w:r>
            <w:r w:rsidR="00923413">
              <w:rPr>
                <w:b/>
              </w:rPr>
              <w:t xml:space="preserve">.  </w:t>
            </w:r>
            <w:r w:rsidR="00923413" w:rsidRPr="009E5262">
              <w:t>COUNT_Homoplastic_SNPs</w:t>
            </w:r>
            <w:r w:rsidR="00923413">
              <w:t>.method</w:t>
            </w:r>
          </w:p>
        </w:tc>
      </w:tr>
      <w:tr w:rsidR="00923413" w14:paraId="1AEF8DD8" w14:textId="77777777">
        <w:tc>
          <w:tcPr>
            <w:tcW w:w="0" w:type="auto"/>
          </w:tcPr>
          <w:p w14:paraId="23D926F3" w14:textId="77777777" w:rsidR="009E5262" w:rsidRPr="009E5262" w:rsidRDefault="009E5262" w:rsidP="00BA77C2">
            <w:r w:rsidRPr="009E5262">
              <w:t>COUNT_Homoplastic_SNPs.parsimony</w:t>
            </w:r>
          </w:p>
        </w:tc>
        <w:tc>
          <w:tcPr>
            <w:tcW w:w="0" w:type="auto"/>
          </w:tcPr>
          <w:p w14:paraId="5CB806F3" w14:textId="77777777" w:rsidR="009E5262" w:rsidRPr="00F2008A" w:rsidRDefault="009E5262" w:rsidP="003A0BED">
            <w:r>
              <w:t>From the</w:t>
            </w:r>
            <w:r w:rsidRPr="00F2008A">
              <w:t xml:space="preserve"> </w:t>
            </w:r>
            <w:r w:rsidR="003042BE">
              <w:t xml:space="preserve">consensus </w:t>
            </w:r>
            <w:r w:rsidRPr="00F2008A">
              <w:t>parsimony tree based on all of the SNPs</w:t>
            </w:r>
          </w:p>
        </w:tc>
      </w:tr>
      <w:tr w:rsidR="00923413" w14:paraId="5F3C57F9" w14:textId="77777777">
        <w:tc>
          <w:tcPr>
            <w:tcW w:w="0" w:type="auto"/>
            <w:gridSpan w:val="2"/>
          </w:tcPr>
          <w:p w14:paraId="73214AB8" w14:textId="77777777" w:rsidR="00923413" w:rsidRDefault="00923413" w:rsidP="003F02E1">
            <w:pPr>
              <w:rPr>
                <w:b/>
              </w:rPr>
            </w:pPr>
          </w:p>
        </w:tc>
      </w:tr>
      <w:tr w:rsidR="003B4CD4" w14:paraId="2BF4B197" w14:textId="77777777">
        <w:tc>
          <w:tcPr>
            <w:tcW w:w="0" w:type="auto"/>
            <w:gridSpan w:val="2"/>
          </w:tcPr>
          <w:p w14:paraId="2907D149" w14:textId="77777777" w:rsidR="003B4CD4" w:rsidRPr="003B4CD4" w:rsidRDefault="003B4CD4" w:rsidP="00885F06">
            <w:pPr>
              <w:rPr>
                <w:b/>
              </w:rPr>
            </w:pPr>
            <w:r>
              <w:rPr>
                <w:b/>
              </w:rPr>
              <w:t>The tip_SNP_counts.</w:t>
            </w:r>
            <w:r w:rsidR="00885F06">
              <w:rPr>
                <w:b/>
              </w:rPr>
              <w:t xml:space="preserve">method </w:t>
            </w:r>
            <w:r>
              <w:rPr>
                <w:b/>
              </w:rPr>
              <w:t xml:space="preserve">files </w:t>
            </w:r>
            <w:r w:rsidR="000D14C0">
              <w:rPr>
                <w:b/>
              </w:rPr>
              <w:t>give the number of genome-specific alleles in each genome</w:t>
            </w:r>
            <w:r w:rsidR="003F02E1">
              <w:rPr>
                <w:b/>
              </w:rPr>
              <w:t>. Useful to show the strain specific allele counts with FigTree, for the tre</w:t>
            </w:r>
            <w:r w:rsidR="00885F06">
              <w:rPr>
                <w:b/>
              </w:rPr>
              <w:t>e</w:t>
            </w:r>
            <w:r w:rsidR="003F02E1">
              <w:rPr>
                <w:b/>
              </w:rPr>
              <w:t>_AlleleCounts trees</w:t>
            </w:r>
            <w:r w:rsidR="00923413">
              <w:rPr>
                <w:b/>
              </w:rPr>
              <w:t xml:space="preserve">. </w:t>
            </w:r>
            <w:r w:rsidR="00923413" w:rsidRPr="000D14C0">
              <w:t>tip_SNP_counts.</w:t>
            </w:r>
            <w:r w:rsidR="00923413">
              <w:t>method</w:t>
            </w:r>
          </w:p>
        </w:tc>
      </w:tr>
      <w:tr w:rsidR="00923413" w14:paraId="541490C8" w14:textId="77777777">
        <w:tc>
          <w:tcPr>
            <w:tcW w:w="0" w:type="auto"/>
          </w:tcPr>
          <w:p w14:paraId="654DC00D" w14:textId="77777777" w:rsidR="000D14C0" w:rsidRPr="000D14C0" w:rsidRDefault="000D14C0" w:rsidP="00BA77C2">
            <w:r w:rsidRPr="000D14C0">
              <w:t>tip_SNP_counts.parsimony</w:t>
            </w:r>
          </w:p>
        </w:tc>
        <w:tc>
          <w:tcPr>
            <w:tcW w:w="0" w:type="auto"/>
          </w:tcPr>
          <w:p w14:paraId="72CD9686" w14:textId="77777777" w:rsidR="000D14C0" w:rsidRPr="00F2008A" w:rsidRDefault="000D14C0" w:rsidP="003A0BED">
            <w:r>
              <w:t>From the</w:t>
            </w:r>
            <w:r w:rsidRPr="00F2008A">
              <w:t xml:space="preserve"> parsimony tree based on all of the SNPs</w:t>
            </w:r>
          </w:p>
        </w:tc>
      </w:tr>
      <w:tr w:rsidR="00D92C90" w14:paraId="7B5A053F" w14:textId="77777777">
        <w:tc>
          <w:tcPr>
            <w:tcW w:w="0" w:type="auto"/>
            <w:gridSpan w:val="2"/>
          </w:tcPr>
          <w:p w14:paraId="34033D78" w14:textId="77777777" w:rsidR="00D92C90" w:rsidRDefault="00D92C90" w:rsidP="003A0BED"/>
        </w:tc>
      </w:tr>
      <w:tr w:rsidR="00D92C90" w14:paraId="532DE927" w14:textId="77777777">
        <w:tc>
          <w:tcPr>
            <w:tcW w:w="0" w:type="auto"/>
            <w:gridSpan w:val="2"/>
          </w:tcPr>
          <w:p w14:paraId="47884E3A" w14:textId="77777777" w:rsidR="00D92C90" w:rsidRPr="00011FCA" w:rsidRDefault="00D92C90" w:rsidP="003A0BED">
            <w:pPr>
              <w:rPr>
                <w:b/>
                <w:sz w:val="28"/>
              </w:rPr>
            </w:pPr>
            <w:r w:rsidRPr="00011FCA">
              <w:rPr>
                <w:b/>
                <w:sz w:val="28"/>
              </w:rPr>
              <w:t>Node_SNP_counts</w:t>
            </w:r>
          </w:p>
        </w:tc>
      </w:tr>
      <w:tr w:rsidR="00D92C90" w14:paraId="40FEA8CA" w14:textId="77777777">
        <w:tc>
          <w:tcPr>
            <w:tcW w:w="0" w:type="auto"/>
            <w:gridSpan w:val="2"/>
          </w:tcPr>
          <w:p w14:paraId="23564E18" w14:textId="77777777" w:rsidR="00D92C90" w:rsidRDefault="00D92C90" w:rsidP="003A0BED">
            <w:r>
              <w:rPr>
                <w:b/>
              </w:rPr>
              <w:t xml:space="preserve">The Node_SNP_counts files give the number of SNPs that correspond to nodes on the indicated tree, and the genomes under that node. </w:t>
            </w:r>
            <w:r w:rsidRPr="0047074B">
              <w:t>Node_SNP_counts.</w:t>
            </w:r>
            <w:r>
              <w:t>method</w:t>
            </w:r>
          </w:p>
        </w:tc>
      </w:tr>
      <w:tr w:rsidR="00D92C90" w14:paraId="334F086C" w14:textId="77777777">
        <w:tc>
          <w:tcPr>
            <w:tcW w:w="0" w:type="auto"/>
          </w:tcPr>
          <w:p w14:paraId="049E1E76" w14:textId="77777777" w:rsidR="00D92C90" w:rsidRPr="000D14C0" w:rsidRDefault="00D92C90" w:rsidP="00BA77C2">
            <w:r w:rsidRPr="0047074B">
              <w:t>Node_SNP_counts.parsimony</w:t>
            </w:r>
          </w:p>
        </w:tc>
        <w:tc>
          <w:tcPr>
            <w:tcW w:w="0" w:type="auto"/>
          </w:tcPr>
          <w:p w14:paraId="41033683" w14:textId="77777777" w:rsidR="00D92C90" w:rsidRDefault="00D92C90" w:rsidP="003A0BED">
            <w:r>
              <w:t>From the</w:t>
            </w:r>
            <w:r w:rsidRPr="00F2008A">
              <w:t xml:space="preserve"> parsimony tree based on all of the SNPs</w:t>
            </w:r>
          </w:p>
        </w:tc>
      </w:tr>
      <w:tr w:rsidR="00D92C90" w14:paraId="5B57D50F" w14:textId="77777777">
        <w:tc>
          <w:tcPr>
            <w:tcW w:w="0" w:type="auto"/>
            <w:gridSpan w:val="2"/>
          </w:tcPr>
          <w:p w14:paraId="7A02DFFD" w14:textId="77777777" w:rsidR="00D92C90" w:rsidRDefault="00D92C90" w:rsidP="003A0BED"/>
        </w:tc>
      </w:tr>
      <w:tr w:rsidR="00D92C90" w14:paraId="2B4A1A7C" w14:textId="77777777">
        <w:tc>
          <w:tcPr>
            <w:tcW w:w="0" w:type="auto"/>
            <w:gridSpan w:val="2"/>
          </w:tcPr>
          <w:p w14:paraId="53958CDF" w14:textId="77777777" w:rsidR="00D92C90" w:rsidRPr="00011FCA" w:rsidRDefault="00D92C90" w:rsidP="003A0BED">
            <w:pPr>
              <w:rPr>
                <w:b/>
                <w:sz w:val="28"/>
              </w:rPr>
            </w:pPr>
            <w:r w:rsidRPr="00011FCA">
              <w:rPr>
                <w:b/>
                <w:sz w:val="28"/>
              </w:rPr>
              <w:t xml:space="preserve"> Homoplasy groups</w:t>
            </w:r>
          </w:p>
        </w:tc>
      </w:tr>
      <w:tr w:rsidR="00D92C90" w14:paraId="348E2155" w14:textId="77777777">
        <w:tc>
          <w:tcPr>
            <w:tcW w:w="0" w:type="auto"/>
            <w:gridSpan w:val="2"/>
          </w:tcPr>
          <w:p w14:paraId="54E6C7DC" w14:textId="77777777" w:rsidR="00D92C90" w:rsidRDefault="00D92C90" w:rsidP="003A0BED">
            <w:r w:rsidRPr="00674F94">
              <w:rPr>
                <w:b/>
              </w:rPr>
              <w:t xml:space="preserve">The Homoplasy files </w:t>
            </w:r>
            <w:r>
              <w:rPr>
                <w:b/>
              </w:rPr>
              <w:t xml:space="preserve">give the number of SNPs in each homoplastic group of genomes. These files are similar to the Node_SNP_counts files, except for the groups of genomes that share SNPs but that do not correspond nodes of the tree. </w:t>
            </w:r>
            <w:r>
              <w:t xml:space="preserve">They give a group identifier (e.g. “Group.25”  which corresponds to the info reported in the ClusterInfo files), and the number of target sequences that make up this group and the number of SNP alleles that are shared by this group of genomes, followed by the genome identities that make up the group.  </w:t>
            </w:r>
            <w:r w:rsidRPr="00632FAA">
              <w:t>Homoplasy_groups.</w:t>
            </w:r>
            <w:r>
              <w:t>method</w:t>
            </w:r>
          </w:p>
        </w:tc>
      </w:tr>
      <w:tr w:rsidR="00D92C90" w14:paraId="05543FC8" w14:textId="77777777">
        <w:tc>
          <w:tcPr>
            <w:tcW w:w="0" w:type="auto"/>
          </w:tcPr>
          <w:p w14:paraId="4BA18E9F" w14:textId="77777777" w:rsidR="00D92C90" w:rsidRPr="000D14C0" w:rsidRDefault="00D92C90" w:rsidP="00BA77C2">
            <w:r w:rsidRPr="00632FAA">
              <w:t>Homoplasy_groups.parsimony</w:t>
            </w:r>
          </w:p>
        </w:tc>
        <w:tc>
          <w:tcPr>
            <w:tcW w:w="0" w:type="auto"/>
          </w:tcPr>
          <w:p w14:paraId="0FE95450" w14:textId="77777777" w:rsidR="00D92C90" w:rsidRDefault="00D92C90" w:rsidP="003A0BED">
            <w:r>
              <w:t>From the</w:t>
            </w:r>
            <w:r w:rsidRPr="00F2008A">
              <w:t xml:space="preserve"> </w:t>
            </w:r>
            <w:r>
              <w:t>consensus</w:t>
            </w:r>
            <w:r w:rsidRPr="00F2008A">
              <w:t xml:space="preserve"> parsimony tree based on all of the SNPs</w:t>
            </w:r>
          </w:p>
        </w:tc>
      </w:tr>
      <w:tr w:rsidR="00D92C90" w14:paraId="31F3BAD3" w14:textId="77777777">
        <w:tc>
          <w:tcPr>
            <w:tcW w:w="0" w:type="auto"/>
            <w:gridSpan w:val="2"/>
          </w:tcPr>
          <w:p w14:paraId="0C1F9069" w14:textId="77777777" w:rsidR="00D92C90" w:rsidRDefault="00D92C90" w:rsidP="003A0BED"/>
        </w:tc>
      </w:tr>
      <w:tr w:rsidR="00D92C90" w14:paraId="03B4EAB7" w14:textId="77777777">
        <w:tc>
          <w:tcPr>
            <w:tcW w:w="0" w:type="auto"/>
            <w:gridSpan w:val="2"/>
          </w:tcPr>
          <w:p w14:paraId="6E5310B5" w14:textId="77777777" w:rsidR="00D92C90" w:rsidRPr="00011FCA" w:rsidRDefault="00D92C90" w:rsidP="003A0BED">
            <w:pPr>
              <w:rPr>
                <w:b/>
                <w:sz w:val="28"/>
              </w:rPr>
            </w:pPr>
            <w:r w:rsidRPr="00011FCA">
              <w:rPr>
                <w:b/>
                <w:sz w:val="28"/>
              </w:rPr>
              <w:t xml:space="preserve">ClusterInfo files </w:t>
            </w:r>
          </w:p>
        </w:tc>
      </w:tr>
      <w:tr w:rsidR="00D92C90" w14:paraId="7D99C0C2" w14:textId="77777777">
        <w:tc>
          <w:tcPr>
            <w:tcW w:w="0" w:type="auto"/>
            <w:gridSpan w:val="2"/>
          </w:tcPr>
          <w:p w14:paraId="4E9D24CE" w14:textId="77777777" w:rsidR="00D92C90" w:rsidRDefault="00D92C90" w:rsidP="00D92C90">
            <w:r>
              <w:rPr>
                <w:b/>
              </w:rPr>
              <w:t>The ClusterInfo files list for each locus which node or homoplastic group of sequences the locus is present in. Group numbers correspond to the groups listed in the Homoplasy_groups files.</w:t>
            </w:r>
          </w:p>
        </w:tc>
      </w:tr>
      <w:tr w:rsidR="00D92C90" w14:paraId="3449729C" w14:textId="77777777">
        <w:tc>
          <w:tcPr>
            <w:tcW w:w="0" w:type="auto"/>
          </w:tcPr>
          <w:p w14:paraId="0E84CF16" w14:textId="77777777" w:rsidR="00D92C90" w:rsidRPr="000D14C0" w:rsidRDefault="00D92C90" w:rsidP="00BA77C2">
            <w:r w:rsidRPr="00E71274">
              <w:t>ClusterInfo.parsimony</w:t>
            </w:r>
          </w:p>
        </w:tc>
        <w:tc>
          <w:tcPr>
            <w:tcW w:w="0" w:type="auto"/>
          </w:tcPr>
          <w:p w14:paraId="1809352B" w14:textId="77777777" w:rsidR="00D92C90" w:rsidRDefault="00D92C90" w:rsidP="003A0BED">
            <w:r>
              <w:t>From the</w:t>
            </w:r>
            <w:r w:rsidRPr="00F2008A">
              <w:t xml:space="preserve"> parsimony tree based on all of the SNPs</w:t>
            </w:r>
          </w:p>
        </w:tc>
      </w:tr>
      <w:tr w:rsidR="00D92C90" w14:paraId="2D6C3F3F" w14:textId="77777777">
        <w:tc>
          <w:tcPr>
            <w:tcW w:w="0" w:type="auto"/>
            <w:gridSpan w:val="2"/>
          </w:tcPr>
          <w:p w14:paraId="00BEA929" w14:textId="77777777" w:rsidR="00D92C90" w:rsidRDefault="00D92C90" w:rsidP="003A0BED"/>
        </w:tc>
      </w:tr>
      <w:tr w:rsidR="00D92C90" w14:paraId="52E1423B" w14:textId="77777777">
        <w:tc>
          <w:tcPr>
            <w:tcW w:w="0" w:type="auto"/>
            <w:gridSpan w:val="2"/>
          </w:tcPr>
          <w:p w14:paraId="2CC313F4" w14:textId="77777777" w:rsidR="00D92C90" w:rsidRPr="00011FCA" w:rsidRDefault="00A96069" w:rsidP="003A0BED">
            <w:pPr>
              <w:rPr>
                <w:b/>
                <w:sz w:val="28"/>
              </w:rPr>
            </w:pPr>
            <w:r>
              <w:rPr>
                <w:b/>
                <w:sz w:val="28"/>
              </w:rPr>
              <w:t>Still more files</w:t>
            </w:r>
          </w:p>
        </w:tc>
      </w:tr>
      <w:tr w:rsidR="00A96069" w14:paraId="097499AE" w14:textId="77777777">
        <w:tc>
          <w:tcPr>
            <w:tcW w:w="0" w:type="auto"/>
          </w:tcPr>
          <w:p w14:paraId="26B6B7AD" w14:textId="77777777" w:rsidR="00A96069" w:rsidRPr="000D14C0" w:rsidRDefault="00A96069" w:rsidP="00BA77C2">
            <w:r>
              <w:rPr>
                <w:b/>
              </w:rPr>
              <w:t>File name</w:t>
            </w:r>
          </w:p>
        </w:tc>
        <w:tc>
          <w:tcPr>
            <w:tcW w:w="0" w:type="auto"/>
          </w:tcPr>
          <w:p w14:paraId="4AB128BC" w14:textId="77777777" w:rsidR="00A96069" w:rsidRDefault="00A96069" w:rsidP="003A0BED">
            <w:r>
              <w:rPr>
                <w:b/>
              </w:rPr>
              <w:t>Explanation</w:t>
            </w:r>
          </w:p>
        </w:tc>
      </w:tr>
      <w:tr w:rsidR="00A96069" w14:paraId="5B409982" w14:textId="77777777">
        <w:tc>
          <w:tcPr>
            <w:tcW w:w="0" w:type="auto"/>
          </w:tcPr>
          <w:p w14:paraId="59385278" w14:textId="77777777" w:rsidR="00A96069" w:rsidRPr="000D14C0" w:rsidRDefault="00A96069" w:rsidP="00BA77C2">
            <w:r>
              <w:t>annotate_list</w:t>
            </w:r>
          </w:p>
        </w:tc>
        <w:tc>
          <w:tcPr>
            <w:tcW w:w="0" w:type="auto"/>
          </w:tcPr>
          <w:p w14:paraId="60C0B084" w14:textId="77777777" w:rsidR="00A96069" w:rsidRDefault="00A96069" w:rsidP="003A0BED">
            <w:r>
              <w:t xml:space="preserve">List of annotated genomes.  Empty if no list was input </w:t>
            </w:r>
          </w:p>
        </w:tc>
      </w:tr>
      <w:tr w:rsidR="00A96069" w14:paraId="6C4AA96F" w14:textId="77777777">
        <w:tc>
          <w:tcPr>
            <w:tcW w:w="0" w:type="auto"/>
          </w:tcPr>
          <w:p w14:paraId="584DFD19" w14:textId="77777777" w:rsidR="00A96069" w:rsidRPr="000D14C0" w:rsidRDefault="00A96069" w:rsidP="00BA77C2">
            <w:r w:rsidRPr="00751B6A">
              <w:lastRenderedPageBreak/>
              <w:t>Annotation_summary</w:t>
            </w:r>
          </w:p>
        </w:tc>
        <w:tc>
          <w:tcPr>
            <w:tcW w:w="0" w:type="auto"/>
          </w:tcPr>
          <w:p w14:paraId="42F37F00" w14:textId="08C715DB" w:rsidR="00A96069" w:rsidRDefault="00D171D7" w:rsidP="00120993">
            <w:pPr>
              <w:pStyle w:val="PlainText"/>
              <w:rPr>
                <w:color w:val="000000"/>
              </w:rPr>
            </w:pPr>
            <w:r>
              <w:t xml:space="preserve">For each SNP shows the alternative SNPs, </w:t>
            </w:r>
            <w:r w:rsidR="00635A59">
              <w:t>e.g.</w:t>
            </w:r>
            <w:r>
              <w:t xml:space="preserve"> G_A, the alternative codons, e.g. ACA_GCA; the alternative amino acids, e.g. T_A, whether the SNP alleles are Synonymous or Nonsynonymous, and the gene product.  If the SNP site is not present in an annotated genome that SNP is shown as Not in annotated genome.  If the SNP is in an annotated genome but not in an annotated region it is shown as Not in annotated region of annotated genome.</w:t>
            </w:r>
          </w:p>
          <w:p w14:paraId="125BF174" w14:textId="77777777" w:rsidR="00A96069" w:rsidRDefault="00A96069" w:rsidP="003A0BED"/>
        </w:tc>
      </w:tr>
      <w:tr w:rsidR="00A96069" w14:paraId="5F0B3B02" w14:textId="77777777">
        <w:tc>
          <w:tcPr>
            <w:tcW w:w="0" w:type="auto"/>
          </w:tcPr>
          <w:p w14:paraId="0752ED4E" w14:textId="77777777" w:rsidR="00A96069" w:rsidRPr="000D14C0" w:rsidRDefault="00A96069" w:rsidP="00BA77C2">
            <w:r w:rsidRPr="00F83B2B">
              <w:t>fasta_list</w:t>
            </w:r>
          </w:p>
        </w:tc>
        <w:tc>
          <w:tcPr>
            <w:tcW w:w="0" w:type="auto"/>
          </w:tcPr>
          <w:p w14:paraId="1366850F" w14:textId="77777777" w:rsidR="00A96069" w:rsidRDefault="00A96069" w:rsidP="003A0BED">
            <w:r w:rsidRPr="00F83B2B">
              <w:t>List of genome fasta files.  Identical to the input list file</w:t>
            </w:r>
          </w:p>
        </w:tc>
      </w:tr>
      <w:tr w:rsidR="00A96069" w14:paraId="0E546F1A" w14:textId="77777777">
        <w:tc>
          <w:tcPr>
            <w:tcW w:w="0" w:type="auto"/>
          </w:tcPr>
          <w:p w14:paraId="4CE39C29" w14:textId="77777777" w:rsidR="00A96069" w:rsidRPr="000D14C0" w:rsidRDefault="00A96069" w:rsidP="00BA77C2">
            <w:r w:rsidRPr="00634E2A">
              <w:t>genbank_from_NCBI.gbk</w:t>
            </w:r>
          </w:p>
        </w:tc>
        <w:tc>
          <w:tcPr>
            <w:tcW w:w="0" w:type="auto"/>
          </w:tcPr>
          <w:p w14:paraId="52EAA1F7" w14:textId="77777777" w:rsidR="00A96069" w:rsidRDefault="00A96069" w:rsidP="003A0BED">
            <w:r>
              <w:t>The set of GenBank files that were downloaded based on the gi numbers of the finished genomes</w:t>
            </w:r>
          </w:p>
        </w:tc>
      </w:tr>
      <w:tr w:rsidR="00A96069" w14:paraId="0A98E803" w14:textId="77777777">
        <w:tc>
          <w:tcPr>
            <w:tcW w:w="0" w:type="auto"/>
          </w:tcPr>
          <w:p w14:paraId="58370146" w14:textId="77777777" w:rsidR="00A96069" w:rsidRPr="000D14C0" w:rsidRDefault="00A96069" w:rsidP="00BA77C2">
            <w:r>
              <w:t>headers.annotate_list</w:t>
            </w:r>
          </w:p>
        </w:tc>
        <w:tc>
          <w:tcPr>
            <w:tcW w:w="0" w:type="auto"/>
          </w:tcPr>
          <w:p w14:paraId="5138C98C" w14:textId="77777777" w:rsidR="00A96069" w:rsidRDefault="00A96069" w:rsidP="003A0BED">
            <w:r>
              <w:t>list of the fasta header lines for the annotated genomes (needed for annotation)</w:t>
            </w:r>
          </w:p>
        </w:tc>
      </w:tr>
      <w:tr w:rsidR="00A96069" w14:paraId="3DB62AD3" w14:textId="77777777">
        <w:tc>
          <w:tcPr>
            <w:tcW w:w="0" w:type="auto"/>
          </w:tcPr>
          <w:p w14:paraId="27098100" w14:textId="77777777" w:rsidR="00A96069" w:rsidRPr="000D14C0" w:rsidRDefault="00A96069" w:rsidP="00BA77C2">
            <w:r>
              <w:t>NJ</w:t>
            </w:r>
            <w:r w:rsidRPr="00751B6A">
              <w:t>.dist.matrix</w:t>
            </w:r>
          </w:p>
        </w:tc>
        <w:tc>
          <w:tcPr>
            <w:tcW w:w="0" w:type="auto"/>
          </w:tcPr>
          <w:p w14:paraId="32A6A289" w14:textId="77777777" w:rsidR="00A96069" w:rsidRDefault="00A96069" w:rsidP="003A0BED">
            <w:r>
              <w:t>A pairwise distance matrix showing the distances between the genomes on the NJ  tree</w:t>
            </w:r>
          </w:p>
        </w:tc>
      </w:tr>
      <w:tr w:rsidR="00A96069" w14:paraId="781C1839" w14:textId="77777777">
        <w:tc>
          <w:tcPr>
            <w:tcW w:w="0" w:type="auto"/>
          </w:tcPr>
          <w:p w14:paraId="1095BE51" w14:textId="77777777" w:rsidR="00A96069" w:rsidRPr="000D14C0" w:rsidRDefault="00A96069" w:rsidP="00BA77C2">
            <w:r w:rsidRPr="00B97BD6">
              <w:t>unresolved_clusters</w:t>
            </w:r>
          </w:p>
        </w:tc>
        <w:tc>
          <w:tcPr>
            <w:tcW w:w="0" w:type="auto"/>
          </w:tcPr>
          <w:p w14:paraId="5BB2DED9" w14:textId="77777777" w:rsidR="00A96069" w:rsidRDefault="00A96069" w:rsidP="003A0BED">
            <w:r w:rsidRPr="00DA5084">
              <w:t>Lists the genomes that fall into unresolved clusters and those that are uniquely resolved.</w:t>
            </w:r>
            <w:r>
              <w:t xml:space="preserve"> </w:t>
            </w:r>
            <w:r>
              <w:rPr>
                <w:color w:val="000000"/>
              </w:rPr>
              <w:t>Sequences with the same cluster number in the first column are not resolvable, but those with different cluster numbers are uniquely resolved by SNPs.</w:t>
            </w:r>
          </w:p>
        </w:tc>
      </w:tr>
      <w:tr w:rsidR="00A96069" w14:paraId="4F311F06" w14:textId="77777777">
        <w:tc>
          <w:tcPr>
            <w:tcW w:w="0" w:type="auto"/>
          </w:tcPr>
          <w:p w14:paraId="68DA4A66" w14:textId="77777777" w:rsidR="00A96069" w:rsidRPr="000D14C0" w:rsidRDefault="00A96069" w:rsidP="00BA77C2">
            <w:r w:rsidRPr="00B97BD6">
              <w:t>VCF.</w:t>
            </w:r>
            <w:r>
              <w:t>reference_genome</w:t>
            </w:r>
            <w:r w:rsidRPr="00B97BD6">
              <w:t>.vcf</w:t>
            </w:r>
          </w:p>
        </w:tc>
        <w:tc>
          <w:tcPr>
            <w:tcW w:w="0" w:type="auto"/>
          </w:tcPr>
          <w:p w14:paraId="19652976" w14:textId="77777777" w:rsidR="00A96069" w:rsidRDefault="00A96069" w:rsidP="00120993">
            <w:r>
              <w:rPr>
                <w:color w:val="000000"/>
              </w:rPr>
              <w:t xml:space="preserve">variant call format file ( </w:t>
            </w:r>
            <w:hyperlink r:id="rId15" w:history="1">
              <w:r>
                <w:rPr>
                  <w:rStyle w:val="Hyperlink"/>
                </w:rPr>
                <w:t>http://en.wikipedia.org/wiki/Variant_Call_Format</w:t>
              </w:r>
            </w:hyperlink>
            <w:r>
              <w:rPr>
                <w:color w:val="000000"/>
              </w:rPr>
              <w:t xml:space="preserve"> ) for compatibility with other tools, using the reference genome indicated in the  file name.   Since some SNPs may not be present in this reference genome, these are listed in the file  VCF.SNPsNotInRef.reference_genome.  </w:t>
            </w:r>
            <w:r>
              <w:t xml:space="preserve">The reference genome is automatically selected to be the first genome in the finished_genomes file (-annotate option), or if that is empty, the first sequence in the input list (-in option). </w:t>
            </w:r>
          </w:p>
          <w:p w14:paraId="58F457C0" w14:textId="77777777" w:rsidR="00A96069" w:rsidRDefault="00A96069" w:rsidP="00120993">
            <w:pPr>
              <w:rPr>
                <w:color w:val="FF0000"/>
              </w:rPr>
            </w:pPr>
            <w:r>
              <w:rPr>
                <w:color w:val="FF0000"/>
              </w:rPr>
              <w:t>Note!  These files are generated only if the –vcf option is invoked on the command line.</w:t>
            </w:r>
          </w:p>
          <w:p w14:paraId="30D75052" w14:textId="77777777" w:rsidR="00A96069" w:rsidRDefault="00A96069" w:rsidP="003A0BED">
            <w:r>
              <w:rPr>
                <w:color w:val="FF0000"/>
              </w:rPr>
              <w:t>Be aware that generating these files can use enormous amounts of memory.  In a data set consisting of over 200 bacterial genomes and containing over 2,000,000 SNPs generating these files used over 37 GB of RAM.</w:t>
            </w:r>
          </w:p>
        </w:tc>
      </w:tr>
    </w:tbl>
    <w:p w14:paraId="2A7FFCBA" w14:textId="77777777" w:rsidR="00063E0C" w:rsidRDefault="00063E0C" w:rsidP="003F02E1"/>
    <w:p w14:paraId="0B0F335B" w14:textId="77777777" w:rsidR="003F02E1" w:rsidRDefault="003F02E1" w:rsidP="003F02E1">
      <w:r>
        <w:t xml:space="preserve">. </w:t>
      </w:r>
    </w:p>
    <w:p w14:paraId="6131DDFB" w14:textId="77777777" w:rsidR="003F02E1" w:rsidRDefault="003F02E1" w:rsidP="003F02E1"/>
    <w:p w14:paraId="511DE1AA" w14:textId="77777777" w:rsidR="00E71274" w:rsidRDefault="00E71274" w:rsidP="00BA77C2">
      <w:r>
        <w:t xml:space="preserve">  </w:t>
      </w:r>
    </w:p>
    <w:p w14:paraId="02671DCA" w14:textId="77777777" w:rsidR="00751B6A" w:rsidRDefault="00751B6A" w:rsidP="00BA77C2"/>
    <w:p w14:paraId="48EE787E" w14:textId="77777777" w:rsidR="00BA77C2" w:rsidRPr="00751B6A" w:rsidRDefault="00BA77C2" w:rsidP="00BA77C2"/>
    <w:p w14:paraId="7F9156C2" w14:textId="77777777" w:rsidR="00ED13DC" w:rsidRDefault="00ED13DC">
      <w:pPr>
        <w:rPr>
          <w:rFonts w:asciiTheme="majorHAnsi" w:eastAsiaTheme="majorEastAsia" w:hAnsiTheme="majorHAnsi" w:cstheme="majorBidi"/>
          <w:b/>
          <w:bCs/>
          <w:color w:val="345A8A" w:themeColor="accent1" w:themeShade="B5"/>
          <w:sz w:val="36"/>
          <w:szCs w:val="32"/>
        </w:rPr>
      </w:pPr>
      <w:r>
        <w:rPr>
          <w:sz w:val="36"/>
        </w:rPr>
        <w:br w:type="page"/>
      </w:r>
    </w:p>
    <w:p w14:paraId="05BA5148" w14:textId="30F2F480" w:rsidR="007D660C" w:rsidRPr="00D551FA" w:rsidRDefault="00D551FA" w:rsidP="00D551FA">
      <w:pPr>
        <w:pStyle w:val="Heading1"/>
      </w:pPr>
      <w:bookmarkStart w:id="22" w:name="_Toc112704908"/>
      <w:r w:rsidRPr="00D551FA">
        <w:lastRenderedPageBreak/>
        <w:t>X</w:t>
      </w:r>
      <w:r w:rsidR="001452A1" w:rsidRPr="00D551FA">
        <w:t>.</w:t>
      </w:r>
      <w:r w:rsidR="001452A1" w:rsidRPr="00D551FA">
        <w:tab/>
        <w:t>The kSNP</w:t>
      </w:r>
      <w:r w:rsidR="008F5F5B" w:rsidRPr="00D551FA">
        <w:t>4</w:t>
      </w:r>
      <w:r w:rsidR="001452A1" w:rsidRPr="00D551FA">
        <w:t xml:space="preserve"> U</w:t>
      </w:r>
      <w:r w:rsidR="007D660C" w:rsidRPr="00D551FA">
        <w:t>tilities</w:t>
      </w:r>
      <w:bookmarkEnd w:id="22"/>
    </w:p>
    <w:p w14:paraId="57CCF3EC" w14:textId="2A9C100B" w:rsidR="00FA16FF" w:rsidRDefault="00051E9C" w:rsidP="007D660C">
      <w:r>
        <w:t xml:space="preserve">In addition to the executables (programs) that make up </w:t>
      </w:r>
      <w:r w:rsidRPr="008F5F5B">
        <w:rPr>
          <w:b/>
          <w:bCs/>
          <w:i/>
          <w:iCs/>
        </w:rPr>
        <w:t>kSNP</w:t>
      </w:r>
      <w:r w:rsidR="008F5F5B" w:rsidRPr="008F5F5B">
        <w:rPr>
          <w:b/>
          <w:bCs/>
          <w:i/>
          <w:iCs/>
        </w:rPr>
        <w:t>4</w:t>
      </w:r>
      <w:r>
        <w:t xml:space="preserve"> itself there are several "utility" programs that are designed to make your life easier.  You have already encountered </w:t>
      </w:r>
      <w:r w:rsidR="008F5F5B">
        <w:t>three</w:t>
      </w:r>
      <w:r w:rsidR="000872AD">
        <w:t xml:space="preserve"> </w:t>
      </w:r>
      <w:r>
        <w:t xml:space="preserve">utility programs: </w:t>
      </w:r>
      <w:r>
        <w:rPr>
          <w:b/>
          <w:i/>
        </w:rPr>
        <w:t>Mak</w:t>
      </w:r>
      <w:r w:rsidR="001452A1">
        <w:rPr>
          <w:b/>
          <w:i/>
        </w:rPr>
        <w:t>eKSN</w:t>
      </w:r>
      <w:r w:rsidR="008F5F5B">
        <w:rPr>
          <w:b/>
          <w:i/>
        </w:rPr>
        <w:t>P4</w:t>
      </w:r>
      <w:r w:rsidR="001452A1">
        <w:rPr>
          <w:b/>
          <w:i/>
        </w:rPr>
        <w:t>infile</w:t>
      </w:r>
      <w:r>
        <w:rPr>
          <w:b/>
          <w:i/>
        </w:rPr>
        <w:t xml:space="preserve">, </w:t>
      </w:r>
      <w:r w:rsidRPr="00051E9C">
        <w:rPr>
          <w:b/>
          <w:i/>
        </w:rPr>
        <w:t>genome</w:t>
      </w:r>
      <w:r w:rsidR="008F5F5B">
        <w:rPr>
          <w:b/>
          <w:i/>
        </w:rPr>
        <w:t>N</w:t>
      </w:r>
      <w:r w:rsidRPr="00051E9C">
        <w:rPr>
          <w:b/>
          <w:i/>
        </w:rPr>
        <w:t>ames</w:t>
      </w:r>
      <w:r w:rsidR="008F5F5B">
        <w:rPr>
          <w:b/>
          <w:i/>
        </w:rPr>
        <w:t>4</w:t>
      </w:r>
      <w:r>
        <w:rPr>
          <w:b/>
          <w:i/>
        </w:rPr>
        <w:t>,</w:t>
      </w:r>
      <w:r w:rsidR="008F5F5B">
        <w:rPr>
          <w:b/>
          <w:i/>
        </w:rPr>
        <w:t xml:space="preserve"> </w:t>
      </w:r>
      <w:r w:rsidR="008F5F5B">
        <w:rPr>
          <w:bCs/>
          <w:iCs/>
        </w:rPr>
        <w:t xml:space="preserve"> and </w:t>
      </w:r>
      <w:r>
        <w:rPr>
          <w:b/>
          <w:i/>
        </w:rPr>
        <w:t xml:space="preserve"> </w:t>
      </w:r>
      <w:r w:rsidR="00964696" w:rsidRPr="00E428A8">
        <w:rPr>
          <w:b/>
          <w:i/>
        </w:rPr>
        <w:t>Kchooser</w:t>
      </w:r>
      <w:r w:rsidR="008F5F5B">
        <w:rPr>
          <w:b/>
          <w:i/>
        </w:rPr>
        <w:t>4</w:t>
      </w:r>
      <w:r w:rsidR="00964696" w:rsidRPr="008F5F5B">
        <w:rPr>
          <w:bCs/>
          <w:iCs/>
        </w:rPr>
        <w:t xml:space="preserve">.  </w:t>
      </w:r>
      <w:r w:rsidR="00964696">
        <w:t>This section discusses several other</w:t>
      </w:r>
      <w:r w:rsidR="008F5F5B">
        <w:t xml:space="preserve"> utility programs</w:t>
      </w:r>
      <w:r w:rsidR="00964696">
        <w:t xml:space="preserve"> in detail.  The programs fall into three basic categories: (1) programs to help you download genomes from NCBI's ftp archives, (2) programs that you run </w:t>
      </w:r>
      <w:r w:rsidR="00964696">
        <w:rPr>
          <w:i/>
        </w:rPr>
        <w:t>before</w:t>
      </w:r>
      <w:r w:rsidR="00964696">
        <w:t xml:space="preserve"> you run kSNP</w:t>
      </w:r>
      <w:r w:rsidR="000872AD">
        <w:t>3</w:t>
      </w:r>
      <w:r w:rsidR="00964696">
        <w:t xml:space="preserve">, and (3) programs that you run </w:t>
      </w:r>
      <w:r w:rsidR="00964696" w:rsidRPr="00FA16FF">
        <w:rPr>
          <w:i/>
        </w:rPr>
        <w:t>after</w:t>
      </w:r>
      <w:r w:rsidR="00964696">
        <w:t xml:space="preserve"> your run kSNP</w:t>
      </w:r>
      <w:r w:rsidR="000872AD">
        <w:t>3</w:t>
      </w:r>
      <w:r w:rsidR="00964696">
        <w:t>.  You won't always need the utility programs, they are just there to make life easier for you when you do need them.</w:t>
      </w:r>
    </w:p>
    <w:p w14:paraId="77E3719F" w14:textId="4F21B180" w:rsidR="00F43CC0" w:rsidRDefault="003746BB" w:rsidP="00F43CC0">
      <w:pPr>
        <w:pStyle w:val="Heading2"/>
      </w:pPr>
      <w:bookmarkStart w:id="23" w:name="_Toc112704909"/>
      <w:r>
        <w:t>Utilities</w:t>
      </w:r>
      <w:r w:rsidR="00F43CC0">
        <w:t xml:space="preserve"> </w:t>
      </w:r>
      <w:r w:rsidR="008F5F5B">
        <w:t>in alphabetical order</w:t>
      </w:r>
      <w:bookmarkEnd w:id="23"/>
    </w:p>
    <w:p w14:paraId="1E05630D" w14:textId="77777777" w:rsidR="00194E48" w:rsidRDefault="00194E48" w:rsidP="00194E48">
      <w:pPr>
        <w:pStyle w:val="Heading3"/>
      </w:pPr>
      <w:bookmarkStart w:id="24" w:name="_Toc112704910"/>
      <w:r w:rsidRPr="001637AB">
        <w:t>check</w:t>
      </w:r>
      <w:r>
        <w:t>G</w:t>
      </w:r>
      <w:r w:rsidRPr="001637AB">
        <w:t>enbank</w:t>
      </w:r>
      <w:r>
        <w:t>F</w:t>
      </w:r>
      <w:r w:rsidRPr="001637AB">
        <w:t>romNCBI</w:t>
      </w:r>
      <w:bookmarkEnd w:id="24"/>
    </w:p>
    <w:p w14:paraId="4FB5A032" w14:textId="77777777" w:rsidR="00194E48" w:rsidRDefault="00194E48" w:rsidP="00194E48">
      <w:r>
        <w:t xml:space="preserve">Problem:  during annotation </w:t>
      </w:r>
      <w:r w:rsidRPr="00194E48">
        <w:rPr>
          <w:b/>
          <w:bCs/>
          <w:i/>
          <w:iCs/>
        </w:rPr>
        <w:t>kSNP4</w:t>
      </w:r>
      <w:r>
        <w:t xml:space="preserve"> fails with an error message that includes "</w:t>
      </w:r>
      <w:proofErr w:type="spellStart"/>
      <w:r>
        <w:t>ParAnn</w:t>
      </w:r>
      <w:proofErr w:type="spellEnd"/>
      <w:r>
        <w:t xml:space="preserve"> returned -1".</w:t>
      </w:r>
    </w:p>
    <w:p w14:paraId="05CF7A08" w14:textId="77777777" w:rsidR="00194E48" w:rsidRDefault="00194E48" w:rsidP="00194E48"/>
    <w:p w14:paraId="03892C8C" w14:textId="77777777" w:rsidR="00194E48" w:rsidRDefault="00194E48" w:rsidP="00194E48">
      <w:r>
        <w:t xml:space="preserve">During the annotation process </w:t>
      </w:r>
      <w:r w:rsidRPr="00194E48">
        <w:rPr>
          <w:b/>
          <w:bCs/>
          <w:i/>
          <w:iCs/>
        </w:rPr>
        <w:t>kSNP4</w:t>
      </w:r>
      <w:r>
        <w:t xml:space="preserve"> downloads and concatenates all of the </w:t>
      </w:r>
      <w:proofErr w:type="spellStart"/>
      <w:r>
        <w:t>Genbank</w:t>
      </w:r>
      <w:proofErr w:type="spellEnd"/>
      <w:r>
        <w:t xml:space="preserve"> files of the genomes that are specified for annotations.  Those </w:t>
      </w:r>
      <w:proofErr w:type="spellStart"/>
      <w:r>
        <w:t>Genbank</w:t>
      </w:r>
      <w:proofErr w:type="spellEnd"/>
      <w:r>
        <w:t xml:space="preserve"> file are concatenated to create the file </w:t>
      </w:r>
      <w:proofErr w:type="spellStart"/>
      <w:r w:rsidRPr="004960A6">
        <w:t>genbank_from_NCBI</w:t>
      </w:r>
      <w:r>
        <w:t>.gbk</w:t>
      </w:r>
      <w:proofErr w:type="spellEnd"/>
      <w:r>
        <w:t xml:space="preserve">.  Occasionally one or more files will fail to download and </w:t>
      </w:r>
      <w:r w:rsidRPr="00194E48">
        <w:rPr>
          <w:b/>
          <w:bCs/>
          <w:i/>
          <w:iCs/>
        </w:rPr>
        <w:t>kSNP4</w:t>
      </w:r>
      <w:r>
        <w:t xml:space="preserve"> will crash during the annotation process with an error message that</w:t>
      </w:r>
      <w:r w:rsidRPr="00A43A8C">
        <w:t xml:space="preserve"> </w:t>
      </w:r>
      <w:r>
        <w:t>includes "</w:t>
      </w:r>
      <w:proofErr w:type="spellStart"/>
      <w:r>
        <w:t>ParAnn</w:t>
      </w:r>
      <w:proofErr w:type="spellEnd"/>
      <w:r>
        <w:t xml:space="preserve"> returned -1".</w:t>
      </w:r>
    </w:p>
    <w:p w14:paraId="407EADB5" w14:textId="77777777" w:rsidR="00194E48" w:rsidRDefault="00194E48" w:rsidP="00194E48"/>
    <w:p w14:paraId="56DAD118" w14:textId="77777777" w:rsidR="00194E48" w:rsidRDefault="00194E48" w:rsidP="00194E48">
      <w:r>
        <w:t xml:space="preserve">The utility </w:t>
      </w:r>
      <w:r w:rsidRPr="001637AB">
        <w:t>check</w:t>
      </w:r>
      <w:r>
        <w:t>G</w:t>
      </w:r>
      <w:r w:rsidRPr="001637AB">
        <w:t>enbank</w:t>
      </w:r>
      <w:r>
        <w:t>F</w:t>
      </w:r>
      <w:r w:rsidRPr="001637AB">
        <w:t>romNCBI</w:t>
      </w:r>
      <w:r>
        <w:t xml:space="preserve"> checks the </w:t>
      </w:r>
      <w:proofErr w:type="spellStart"/>
      <w:r w:rsidRPr="004960A6">
        <w:t>genbank_from_NCBI</w:t>
      </w:r>
      <w:proofErr w:type="spellEnd"/>
      <w:r>
        <w:t xml:space="preserve"> file by comparing it with the </w:t>
      </w:r>
      <w:proofErr w:type="spellStart"/>
      <w:r>
        <w:t>headers.annotate_list</w:t>
      </w:r>
      <w:proofErr w:type="spellEnd"/>
      <w:r>
        <w:t xml:space="preserve"> file that lists the GenBank files that </w:t>
      </w:r>
      <w:r>
        <w:rPr>
          <w:i/>
          <w:iCs/>
        </w:rPr>
        <w:t>should</w:t>
      </w:r>
      <w:r>
        <w:t xml:space="preserve"> have been downloaded. Navigate to the directory that contains the </w:t>
      </w:r>
      <w:r w:rsidRPr="00194E48">
        <w:rPr>
          <w:b/>
          <w:bCs/>
          <w:i/>
          <w:iCs/>
        </w:rPr>
        <w:t>kSNP4</w:t>
      </w:r>
      <w:r>
        <w:t xml:space="preserve"> output files. Enter </w:t>
      </w:r>
      <w:r w:rsidRPr="00194E48">
        <w:rPr>
          <w:rFonts w:ascii="Courier" w:hAnsi="Courier"/>
        </w:rPr>
        <w:t>checkGenbankFromNCBI</w:t>
      </w:r>
      <w:r>
        <w:t>. The accession numbers of the missing GenBank files will be written to a file named missing_accession_numbers.txt.</w:t>
      </w:r>
    </w:p>
    <w:p w14:paraId="2394657B" w14:textId="77777777" w:rsidR="00194E48" w:rsidRDefault="00194E48" w:rsidP="00194E48"/>
    <w:p w14:paraId="0F05D868" w14:textId="77777777" w:rsidR="00194E48" w:rsidRDefault="00194E48" w:rsidP="00194E48">
      <w:r>
        <w:t>Using those accession numbers and your favorite browser retrieve each of those files from NCBI (</w:t>
      </w:r>
      <w:hyperlink r:id="rId16" w:history="1">
        <w:r w:rsidRPr="00087918">
          <w:rPr>
            <w:rStyle w:val="Hyperlink"/>
          </w:rPr>
          <w:t>https://www.ncbi.nlm.nih.gov/nucleotide</w:t>
        </w:r>
      </w:hyperlink>
      <w:r>
        <w:t xml:space="preserve">) and copy the contents of that file starting with the word "Locus" down through the terminator "//" and paste it at the end of the </w:t>
      </w:r>
      <w:proofErr w:type="spellStart"/>
      <w:r w:rsidRPr="004960A6">
        <w:t>genbank_from_NCBI</w:t>
      </w:r>
      <w:proofErr w:type="spellEnd"/>
      <w:r>
        <w:t xml:space="preserve"> file and save the file.</w:t>
      </w:r>
    </w:p>
    <w:p w14:paraId="6E4BD483" w14:textId="77777777" w:rsidR="00194E48" w:rsidRDefault="00194E48" w:rsidP="00194E48"/>
    <w:p w14:paraId="7D115C0D" w14:textId="6E249169" w:rsidR="00194E48" w:rsidRDefault="00194E48" w:rsidP="00194E48">
      <w:r>
        <w:t xml:space="preserve">Finally, navigate to the directory that contains the </w:t>
      </w:r>
      <w:r w:rsidRPr="00194E48">
        <w:rPr>
          <w:b/>
          <w:bCs/>
          <w:i/>
          <w:iCs/>
        </w:rPr>
        <w:t>kSNP4</w:t>
      </w:r>
      <w:r>
        <w:t xml:space="preserve"> output files, including the modified </w:t>
      </w:r>
      <w:proofErr w:type="spellStart"/>
      <w:r w:rsidRPr="004960A6">
        <w:t>genbank_from_NCBI</w:t>
      </w:r>
      <w:proofErr w:type="spellEnd"/>
      <w:r>
        <w:t xml:space="preserve"> file. Enter </w:t>
      </w:r>
      <w:proofErr w:type="spellStart"/>
      <w:r>
        <w:rPr>
          <w:rFonts w:ascii="Courier" w:hAnsi="Courier"/>
        </w:rPr>
        <w:t>ParAnn</w:t>
      </w:r>
      <w:proofErr w:type="spellEnd"/>
      <w:r w:rsidRPr="00087918">
        <w:rPr>
          <w:rFonts w:cs="Times New Roman"/>
        </w:rPr>
        <w:t xml:space="preserve"> to restart</w:t>
      </w:r>
      <w:r>
        <w:rPr>
          <w:rFonts w:cs="Times New Roman"/>
        </w:rPr>
        <w:t xml:space="preserve"> the annotation process and complete the </w:t>
      </w:r>
      <w:r w:rsidRPr="00194E48">
        <w:rPr>
          <w:rFonts w:cs="Times New Roman"/>
          <w:b/>
          <w:bCs/>
          <w:i/>
          <w:iCs/>
        </w:rPr>
        <w:t>kSNP4</w:t>
      </w:r>
      <w:r>
        <w:rPr>
          <w:rFonts w:cs="Times New Roman"/>
        </w:rPr>
        <w:t xml:space="preserve"> analysis.</w:t>
      </w:r>
    </w:p>
    <w:p w14:paraId="3BC76752" w14:textId="00EF72BD" w:rsidR="008F5F5B" w:rsidRDefault="008F5F5B" w:rsidP="008F5F5B">
      <w:pPr>
        <w:pStyle w:val="Heading3"/>
      </w:pPr>
      <w:bookmarkStart w:id="25" w:name="_Toc112704911"/>
      <w:r w:rsidRPr="001B3AB0">
        <w:t>extract</w:t>
      </w:r>
      <w:r>
        <w:t>N</w:t>
      </w:r>
      <w:r w:rsidRPr="001B3AB0">
        <w:t>th</w:t>
      </w:r>
      <w:r>
        <w:t>L</w:t>
      </w:r>
      <w:r w:rsidRPr="001B3AB0">
        <w:t>ocus</w:t>
      </w:r>
      <w:r>
        <w:t>4</w:t>
      </w:r>
      <w:bookmarkEnd w:id="25"/>
    </w:p>
    <w:p w14:paraId="6BD38350" w14:textId="77777777" w:rsidR="008F5F5B" w:rsidRDefault="008F5F5B" w:rsidP="008F5F5B">
      <w:r>
        <w:t xml:space="preserve">This utility extracts locus number n from a  SNPs file. In the </w:t>
      </w:r>
      <w:proofErr w:type="spellStart"/>
      <w:r>
        <w:t>outfile</w:t>
      </w:r>
      <w:proofErr w:type="spellEnd"/>
      <w:r>
        <w:t xml:space="preserve"> it lists, for each genome in which the SNP is present: the SNP number, the sequence surrounding the central base, the position of the SNP in that genome, the amino acid, the genome name, and the genome </w:t>
      </w:r>
      <w:proofErr w:type="spellStart"/>
      <w:r>
        <w:t>accesion</w:t>
      </w:r>
      <w:proofErr w:type="spellEnd"/>
      <w:r>
        <w:t xml:space="preserve"> number.</w:t>
      </w:r>
    </w:p>
    <w:p w14:paraId="2C617BB1" w14:textId="77777777" w:rsidR="008F5F5B" w:rsidRDefault="008F5F5B" w:rsidP="008F5F5B">
      <w:r>
        <w:rPr>
          <w:u w:val="single"/>
        </w:rPr>
        <w:t>Example for SNP 9</w:t>
      </w:r>
    </w:p>
    <w:p w14:paraId="32D2F0DF" w14:textId="77777777" w:rsidR="008F5F5B" w:rsidRPr="008F5F5B" w:rsidRDefault="008F5F5B" w:rsidP="008F5F5B">
      <w:pPr>
        <w:ind w:left="720"/>
        <w:rPr>
          <w:rFonts w:ascii="Courier" w:hAnsi="Courier"/>
        </w:rPr>
      </w:pPr>
      <w:r w:rsidRPr="008F5F5B">
        <w:rPr>
          <w:rFonts w:ascii="Courier" w:hAnsi="Courier"/>
        </w:rPr>
        <w:t>9</w:t>
      </w:r>
      <w:r w:rsidRPr="008F5F5B">
        <w:rPr>
          <w:rFonts w:ascii="Courier" w:hAnsi="Courier"/>
        </w:rPr>
        <w:tab/>
        <w:t>AAACAA.AGGAGC</w:t>
      </w:r>
      <w:r w:rsidRPr="008F5F5B">
        <w:rPr>
          <w:rFonts w:ascii="Courier" w:hAnsi="Courier"/>
        </w:rPr>
        <w:tab/>
        <w:t>A</w:t>
      </w:r>
      <w:r w:rsidRPr="008F5F5B">
        <w:rPr>
          <w:rFonts w:ascii="Courier" w:hAnsi="Courier"/>
        </w:rPr>
        <w:tab/>
        <w:t>1842 F</w:t>
      </w:r>
      <w:r w:rsidRPr="008F5F5B">
        <w:rPr>
          <w:rFonts w:ascii="Courier" w:hAnsi="Courier"/>
        </w:rPr>
        <w:tab/>
        <w:t>TTV_T3PB</w:t>
      </w:r>
      <w:r w:rsidRPr="008F5F5B">
        <w:rPr>
          <w:rFonts w:ascii="Courier" w:hAnsi="Courier"/>
        </w:rPr>
        <w:tab/>
        <w:t>AF247138.1</w:t>
      </w:r>
    </w:p>
    <w:p w14:paraId="616F5DFF" w14:textId="77777777" w:rsidR="008F5F5B" w:rsidRPr="008F5F5B" w:rsidRDefault="008F5F5B" w:rsidP="008F5F5B">
      <w:pPr>
        <w:ind w:left="720"/>
        <w:rPr>
          <w:rFonts w:ascii="Courier" w:hAnsi="Courier"/>
        </w:rPr>
      </w:pPr>
      <w:r w:rsidRPr="008F5F5B">
        <w:rPr>
          <w:rFonts w:ascii="Courier" w:hAnsi="Courier"/>
        </w:rPr>
        <w:t>9</w:t>
      </w:r>
      <w:r w:rsidRPr="008F5F5B">
        <w:rPr>
          <w:rFonts w:ascii="Courier" w:hAnsi="Courier"/>
        </w:rPr>
        <w:tab/>
        <w:t>AAACAA.AGGAGC</w:t>
      </w:r>
      <w:r w:rsidRPr="008F5F5B">
        <w:rPr>
          <w:rFonts w:ascii="Courier" w:hAnsi="Courier"/>
        </w:rPr>
        <w:tab/>
        <w:t>C</w:t>
      </w:r>
      <w:r w:rsidRPr="008F5F5B">
        <w:rPr>
          <w:rFonts w:ascii="Courier" w:hAnsi="Courier"/>
        </w:rPr>
        <w:tab/>
        <w:t>1865 F</w:t>
      </w:r>
      <w:r w:rsidRPr="008F5F5B">
        <w:rPr>
          <w:rFonts w:ascii="Courier" w:hAnsi="Courier"/>
        </w:rPr>
        <w:tab/>
        <w:t>TTV_BDH1</w:t>
      </w:r>
      <w:r w:rsidRPr="008F5F5B">
        <w:rPr>
          <w:rFonts w:ascii="Courier" w:hAnsi="Courier"/>
        </w:rPr>
        <w:tab/>
        <w:t>AF116842.1</w:t>
      </w:r>
    </w:p>
    <w:p w14:paraId="0875E851" w14:textId="77777777" w:rsidR="008F5F5B" w:rsidRPr="008F5F5B" w:rsidRDefault="008F5F5B" w:rsidP="008F5F5B">
      <w:pPr>
        <w:ind w:left="720"/>
      </w:pPr>
      <w:r w:rsidRPr="008F5F5B">
        <w:rPr>
          <w:rFonts w:ascii="Courier" w:hAnsi="Courier"/>
        </w:rPr>
        <w:t>9</w:t>
      </w:r>
      <w:r w:rsidRPr="008F5F5B">
        <w:rPr>
          <w:rFonts w:ascii="Courier" w:hAnsi="Courier"/>
        </w:rPr>
        <w:tab/>
        <w:t>AAACAA.AGGAGC</w:t>
      </w:r>
      <w:r w:rsidRPr="008F5F5B">
        <w:rPr>
          <w:rFonts w:ascii="Courier" w:hAnsi="Courier"/>
        </w:rPr>
        <w:tab/>
        <w:t>C</w:t>
      </w:r>
      <w:r w:rsidRPr="008F5F5B">
        <w:rPr>
          <w:rFonts w:ascii="Courier" w:hAnsi="Courier"/>
        </w:rPr>
        <w:tab/>
        <w:t>1865 F</w:t>
      </w:r>
      <w:r w:rsidRPr="008F5F5B">
        <w:rPr>
          <w:rFonts w:ascii="Courier" w:hAnsi="Courier"/>
        </w:rPr>
        <w:tab/>
        <w:t>TTV_1a</w:t>
      </w:r>
      <w:r w:rsidRPr="008F5F5B">
        <w:rPr>
          <w:rFonts w:ascii="Courier" w:hAnsi="Courier"/>
        </w:rPr>
        <w:tab/>
        <w:t>AB017610.1</w:t>
      </w:r>
    </w:p>
    <w:p w14:paraId="2E5E1563" w14:textId="77777777" w:rsidR="008F5F5B" w:rsidRDefault="008F5F5B" w:rsidP="008F5F5B"/>
    <w:p w14:paraId="6A674603" w14:textId="77777777" w:rsidR="008F5F5B" w:rsidRDefault="008F5F5B" w:rsidP="008F5F5B">
      <w:r>
        <w:t xml:space="preserve">The command is: </w:t>
      </w:r>
    </w:p>
    <w:p w14:paraId="16F5D322" w14:textId="77777777" w:rsidR="008F5F5B" w:rsidRDefault="008F5F5B" w:rsidP="008F5F5B">
      <w:pPr>
        <w:rPr>
          <w:rFonts w:ascii="Courier" w:hAnsi="Courier" w:cs="Courier"/>
          <w:szCs w:val="32"/>
        </w:rPr>
      </w:pPr>
      <w:r w:rsidRPr="001B3AB0">
        <w:t>extract</w:t>
      </w:r>
      <w:r>
        <w:t>N</w:t>
      </w:r>
      <w:r w:rsidRPr="001B3AB0">
        <w:t>th</w:t>
      </w:r>
      <w:r>
        <w:t>L</w:t>
      </w:r>
      <w:r w:rsidRPr="001B3AB0">
        <w:t>ocus</w:t>
      </w:r>
      <w:r>
        <w:t>4</w:t>
      </w:r>
      <w:r>
        <w:rPr>
          <w:rFonts w:ascii="Courier" w:hAnsi="Courier" w:cs="Courier"/>
          <w:szCs w:val="32"/>
        </w:rPr>
        <w:t xml:space="preserve"> n (</w:t>
      </w:r>
      <w:proofErr w:type="spellStart"/>
      <w:r>
        <w:rPr>
          <w:rFonts w:ascii="Courier" w:hAnsi="Courier" w:cs="Courier"/>
          <w:szCs w:val="32"/>
        </w:rPr>
        <w:t>SNPs_all</w:t>
      </w:r>
      <w:proofErr w:type="spellEnd"/>
      <w:r>
        <w:rPr>
          <w:rFonts w:cs="Courier"/>
          <w:szCs w:val="32"/>
        </w:rPr>
        <w:t xml:space="preserve"> or </w:t>
      </w:r>
      <w:proofErr w:type="spellStart"/>
      <w:r>
        <w:rPr>
          <w:rFonts w:ascii="Courier" w:hAnsi="Courier" w:cs="Courier"/>
          <w:szCs w:val="32"/>
        </w:rPr>
        <w:t>core_SNPs</w:t>
      </w:r>
      <w:proofErr w:type="spellEnd"/>
      <w:r>
        <w:rPr>
          <w:rFonts w:cs="Courier"/>
          <w:szCs w:val="32"/>
        </w:rPr>
        <w:t xml:space="preserve"> or </w:t>
      </w:r>
      <w:r w:rsidRPr="00E837EA">
        <w:rPr>
          <w:rFonts w:ascii="Courier" w:hAnsi="Courier" w:cs="Courier"/>
          <w:szCs w:val="32"/>
        </w:rPr>
        <w:t>SNPs_in_majority0.5)</w:t>
      </w:r>
      <w:r>
        <w:rPr>
          <w:rFonts w:ascii="Courier" w:hAnsi="Courier" w:cs="Courier"/>
          <w:szCs w:val="32"/>
        </w:rPr>
        <w:t xml:space="preserve"> &gt; </w:t>
      </w:r>
      <w:proofErr w:type="spellStart"/>
      <w:r>
        <w:rPr>
          <w:rFonts w:ascii="Courier" w:hAnsi="Courier" w:cs="Courier"/>
          <w:szCs w:val="32"/>
        </w:rPr>
        <w:t>outfileName</w:t>
      </w:r>
      <w:proofErr w:type="spellEnd"/>
    </w:p>
    <w:p w14:paraId="6FB1845C" w14:textId="77777777" w:rsidR="008F5F5B" w:rsidRDefault="008F5F5B" w:rsidP="008F5F5B">
      <w:pPr>
        <w:rPr>
          <w:rFonts w:cs="Courier"/>
          <w:szCs w:val="32"/>
        </w:rPr>
      </w:pPr>
    </w:p>
    <w:p w14:paraId="082FA26E" w14:textId="77777777" w:rsidR="008F5F5B" w:rsidRPr="00ED79A7" w:rsidRDefault="008F5F5B" w:rsidP="008F5F5B">
      <w:pPr>
        <w:rPr>
          <w:rFonts w:cs="Courier"/>
          <w:szCs w:val="32"/>
        </w:rPr>
      </w:pPr>
      <w:r w:rsidRPr="00ED79A7">
        <w:rPr>
          <w:rFonts w:cs="Courier"/>
          <w:szCs w:val="32"/>
        </w:rPr>
        <w:t>Examples:</w:t>
      </w:r>
    </w:p>
    <w:p w14:paraId="267703BE" w14:textId="77777777" w:rsidR="008F5F5B" w:rsidRPr="00ED79A7" w:rsidRDefault="008F5F5B" w:rsidP="008F5F5B">
      <w:pPr>
        <w:widowControl w:val="0"/>
        <w:autoSpaceDE w:val="0"/>
        <w:autoSpaceDN w:val="0"/>
        <w:adjustRightInd w:val="0"/>
        <w:ind w:left="240"/>
        <w:rPr>
          <w:rFonts w:cs="Times New Roman"/>
          <w:szCs w:val="32"/>
        </w:rPr>
      </w:pPr>
      <w:r w:rsidRPr="001B3AB0">
        <w:t>extract</w:t>
      </w:r>
      <w:r>
        <w:t>N</w:t>
      </w:r>
      <w:r w:rsidRPr="001B3AB0">
        <w:t>th</w:t>
      </w:r>
      <w:r>
        <w:t>L</w:t>
      </w:r>
      <w:r w:rsidRPr="001B3AB0">
        <w:t>ocus</w:t>
      </w:r>
      <w:r>
        <w:t>4</w:t>
      </w:r>
      <w:r w:rsidRPr="00ED79A7">
        <w:rPr>
          <w:rFonts w:ascii="Courier" w:hAnsi="Courier" w:cs="Courier"/>
          <w:szCs w:val="32"/>
        </w:rPr>
        <w:t xml:space="preserve"> 5 </w:t>
      </w:r>
      <w:proofErr w:type="spellStart"/>
      <w:r w:rsidRPr="00ED79A7">
        <w:rPr>
          <w:rFonts w:ascii="Courier" w:hAnsi="Courier" w:cs="Courier"/>
          <w:szCs w:val="32"/>
        </w:rPr>
        <w:t>core_SNPs</w:t>
      </w:r>
      <w:proofErr w:type="spellEnd"/>
      <w:r w:rsidRPr="00ED79A7">
        <w:rPr>
          <w:rFonts w:ascii="Courier" w:hAnsi="Courier" w:cs="Courier"/>
          <w:szCs w:val="32"/>
        </w:rPr>
        <w:t xml:space="preserve"> &gt; locus_5_in_core_SNPs</w:t>
      </w:r>
    </w:p>
    <w:p w14:paraId="3ED76930" w14:textId="77777777" w:rsidR="008F5F5B" w:rsidRPr="00ED79A7" w:rsidRDefault="008F5F5B" w:rsidP="008F5F5B">
      <w:pPr>
        <w:widowControl w:val="0"/>
        <w:autoSpaceDE w:val="0"/>
        <w:autoSpaceDN w:val="0"/>
        <w:adjustRightInd w:val="0"/>
        <w:ind w:left="240"/>
        <w:rPr>
          <w:rFonts w:ascii="Courier" w:hAnsi="Courier" w:cs="Courier"/>
          <w:szCs w:val="32"/>
        </w:rPr>
      </w:pPr>
      <w:r w:rsidRPr="001B3AB0">
        <w:t>extract</w:t>
      </w:r>
      <w:r>
        <w:t>N</w:t>
      </w:r>
      <w:r w:rsidRPr="001B3AB0">
        <w:t>th</w:t>
      </w:r>
      <w:r>
        <w:t>L</w:t>
      </w:r>
      <w:r w:rsidRPr="001B3AB0">
        <w:t>ocus</w:t>
      </w:r>
      <w:r>
        <w:t>4</w:t>
      </w:r>
      <w:r w:rsidRPr="00ED79A7">
        <w:rPr>
          <w:rFonts w:ascii="Courier" w:hAnsi="Courier" w:cs="Courier"/>
          <w:szCs w:val="32"/>
        </w:rPr>
        <w:t xml:space="preserve"> 155 </w:t>
      </w:r>
      <w:proofErr w:type="spellStart"/>
      <w:r w:rsidRPr="00ED79A7">
        <w:rPr>
          <w:rFonts w:ascii="Courier" w:hAnsi="Courier" w:cs="Courier"/>
          <w:szCs w:val="32"/>
        </w:rPr>
        <w:t>SNPs_all</w:t>
      </w:r>
      <w:proofErr w:type="spellEnd"/>
      <w:r w:rsidRPr="00ED79A7">
        <w:rPr>
          <w:rFonts w:ascii="Courier" w:hAnsi="Courier" w:cs="Courier"/>
          <w:szCs w:val="32"/>
        </w:rPr>
        <w:t xml:space="preserve"> &gt; locus_155_in_SNPs_all</w:t>
      </w:r>
    </w:p>
    <w:p w14:paraId="68EB361E" w14:textId="77777777" w:rsidR="008F5F5B" w:rsidRPr="00E837EA" w:rsidRDefault="008F5F5B" w:rsidP="008F5F5B">
      <w:pPr>
        <w:widowControl w:val="0"/>
        <w:autoSpaceDE w:val="0"/>
        <w:autoSpaceDN w:val="0"/>
        <w:adjustRightInd w:val="0"/>
        <w:ind w:left="240"/>
        <w:rPr>
          <w:rFonts w:cs="Times New Roman"/>
          <w:szCs w:val="32"/>
        </w:rPr>
      </w:pPr>
      <w:r w:rsidRPr="001B3AB0">
        <w:t>extract</w:t>
      </w:r>
      <w:r>
        <w:t>N</w:t>
      </w:r>
      <w:r w:rsidRPr="001B3AB0">
        <w:t>th</w:t>
      </w:r>
      <w:r>
        <w:t>L</w:t>
      </w:r>
      <w:r w:rsidRPr="001B3AB0">
        <w:t>ocus</w:t>
      </w:r>
      <w:r>
        <w:t>4</w:t>
      </w:r>
      <w:r w:rsidRPr="00ED79A7">
        <w:rPr>
          <w:rFonts w:ascii="Courier" w:hAnsi="Courier" w:cs="Courier"/>
          <w:szCs w:val="32"/>
        </w:rPr>
        <w:t xml:space="preserve"> 30 SNPs_in_majority0.5  &gt; locus</w:t>
      </w:r>
      <w:r>
        <w:rPr>
          <w:rFonts w:ascii="Courier" w:hAnsi="Courier" w:cs="Courier"/>
          <w:szCs w:val="32"/>
        </w:rPr>
        <w:t>_</w:t>
      </w:r>
      <w:r w:rsidRPr="00ED79A7">
        <w:rPr>
          <w:rFonts w:ascii="Courier" w:hAnsi="Courier" w:cs="Courier"/>
          <w:szCs w:val="32"/>
        </w:rPr>
        <w:t>30_in_SNPs_in_majority</w:t>
      </w:r>
    </w:p>
    <w:p w14:paraId="22881B61" w14:textId="77777777" w:rsidR="008F5F5B" w:rsidRDefault="008F5F5B" w:rsidP="008F5F5B"/>
    <w:p w14:paraId="53E60E82" w14:textId="7312D373" w:rsidR="008F5F5B" w:rsidRDefault="008F5F5B" w:rsidP="00A7647A">
      <w:pPr>
        <w:pStyle w:val="Heading3"/>
      </w:pPr>
    </w:p>
    <w:p w14:paraId="1C6DA0BB" w14:textId="77777777" w:rsidR="004E4551" w:rsidRDefault="004E4551" w:rsidP="004E4551">
      <w:pPr>
        <w:pStyle w:val="Heading3"/>
      </w:pPr>
      <w:bookmarkStart w:id="26" w:name="_Toc112704912"/>
      <w:proofErr w:type="spellStart"/>
      <w:r w:rsidRPr="00474481">
        <w:t>fix</w:t>
      </w:r>
      <w:r>
        <w:t>O</w:t>
      </w:r>
      <w:r w:rsidRPr="00474481">
        <w:t>ld</w:t>
      </w:r>
      <w:r>
        <w:t>F</w:t>
      </w:r>
      <w:r w:rsidRPr="00474481">
        <w:t>asta</w:t>
      </w:r>
      <w:r>
        <w:t>H</w:t>
      </w:r>
      <w:r w:rsidRPr="00474481">
        <w:t>eaders</w:t>
      </w:r>
      <w:bookmarkEnd w:id="26"/>
      <w:proofErr w:type="spellEnd"/>
    </w:p>
    <w:p w14:paraId="34BBD6F0" w14:textId="77777777" w:rsidR="004E4551" w:rsidRDefault="004E4551" w:rsidP="004E4551">
      <w:r>
        <w:t>Problem:  one or more of the genome files includes an old-</w:t>
      </w:r>
      <w:proofErr w:type="spellStart"/>
      <w:r>
        <w:t>stlye</w:t>
      </w:r>
      <w:proofErr w:type="spellEnd"/>
      <w:r>
        <w:t xml:space="preserve"> fasta header that starts with </w:t>
      </w:r>
      <w:proofErr w:type="spellStart"/>
      <w:r>
        <w:t>gi</w:t>
      </w:r>
      <w:proofErr w:type="spellEnd"/>
      <w:r>
        <w:t>|.</w:t>
      </w:r>
    </w:p>
    <w:p w14:paraId="25318716" w14:textId="77777777" w:rsidR="004E4551" w:rsidRDefault="004E4551" w:rsidP="004E4551"/>
    <w:p w14:paraId="78181EEC" w14:textId="77777777" w:rsidR="004E4551" w:rsidRDefault="004E4551" w:rsidP="004E4551">
      <w:r>
        <w:t xml:space="preserve">The presence of even one such header will cause </w:t>
      </w:r>
      <w:r w:rsidRPr="00194E48">
        <w:rPr>
          <w:b/>
          <w:bCs/>
          <w:i/>
          <w:iCs/>
        </w:rPr>
        <w:t>kSNP4</w:t>
      </w:r>
      <w:r>
        <w:t xml:space="preserve"> to crash.  It is easy to miss seeing an old-style header for a plasmid or other replicon that is not the chromosome.</w:t>
      </w:r>
    </w:p>
    <w:p w14:paraId="50672BF5" w14:textId="77777777" w:rsidR="004E4551" w:rsidRDefault="004E4551" w:rsidP="004E4551"/>
    <w:p w14:paraId="210E4952" w14:textId="77777777" w:rsidR="004E4551" w:rsidRDefault="004E4551" w:rsidP="004E4551">
      <w:r>
        <w:t xml:space="preserve">Navigate to the directory that </w:t>
      </w:r>
      <w:r>
        <w:rPr>
          <w:i/>
          <w:iCs/>
        </w:rPr>
        <w:t>encloses</w:t>
      </w:r>
      <w:r>
        <w:t xml:space="preserve"> the directory that contains the fasta genome files and enter: </w:t>
      </w:r>
    </w:p>
    <w:p w14:paraId="3C1F972C" w14:textId="77777777" w:rsidR="004E4551" w:rsidRDefault="004E4551" w:rsidP="004E4551">
      <w:proofErr w:type="spellStart"/>
      <w:r w:rsidRPr="00194E48">
        <w:rPr>
          <w:rFonts w:ascii="Courier" w:hAnsi="Courier"/>
        </w:rPr>
        <w:t>fixOldFastaHeaders</w:t>
      </w:r>
      <w:proofErr w:type="spellEnd"/>
      <w:r w:rsidRPr="00622596">
        <w:rPr>
          <w:rFonts w:ascii="Courier" w:hAnsi="Courier"/>
        </w:rPr>
        <w:t xml:space="preserve"> </w:t>
      </w:r>
      <w:proofErr w:type="spellStart"/>
      <w:r w:rsidRPr="00622596">
        <w:rPr>
          <w:rFonts w:ascii="Courier" w:hAnsi="Courier"/>
        </w:rPr>
        <w:t>targetFolderName</w:t>
      </w:r>
      <w:proofErr w:type="spellEnd"/>
      <w:r>
        <w:t xml:space="preserve"> </w:t>
      </w:r>
    </w:p>
    <w:p w14:paraId="22F7384C" w14:textId="77777777" w:rsidR="004E4551" w:rsidRDefault="004E4551" w:rsidP="004E4551"/>
    <w:p w14:paraId="3446D532" w14:textId="01376FC3" w:rsidR="004E4551" w:rsidRPr="004E4551" w:rsidRDefault="004E4551" w:rsidP="004E4551">
      <w:r>
        <w:t xml:space="preserve">All old-style headers starting with </w:t>
      </w:r>
      <w:proofErr w:type="spellStart"/>
      <w:r>
        <w:rPr>
          <w:rFonts w:ascii="Courier" w:hAnsi="Courier"/>
        </w:rPr>
        <w:t>gi</w:t>
      </w:r>
      <w:proofErr w:type="spellEnd"/>
      <w:r>
        <w:rPr>
          <w:rFonts w:ascii="Courier" w:hAnsi="Courier"/>
        </w:rPr>
        <w:t>|</w:t>
      </w:r>
      <w:r>
        <w:rPr>
          <w:rFonts w:cs="Times New Roman"/>
        </w:rPr>
        <w:t xml:space="preserve"> will be corrected.  New-style headers will be unchanged.</w:t>
      </w:r>
    </w:p>
    <w:p w14:paraId="6A8E8F1B" w14:textId="404C8DBB" w:rsidR="00A7647A" w:rsidRDefault="00A7647A" w:rsidP="00A7647A">
      <w:pPr>
        <w:pStyle w:val="Heading3"/>
      </w:pPr>
      <w:bookmarkStart w:id="27" w:name="_Toc112704913"/>
      <w:r w:rsidRPr="00B77DDF">
        <w:t>genome</w:t>
      </w:r>
      <w:r w:rsidR="008F5F5B">
        <w:t>N</w:t>
      </w:r>
      <w:r w:rsidRPr="00B77DDF">
        <w:t>ames</w:t>
      </w:r>
      <w:r w:rsidR="008F5F5B">
        <w:t>4</w:t>
      </w:r>
      <w:bookmarkEnd w:id="27"/>
    </w:p>
    <w:p w14:paraId="7A14E814" w14:textId="6D875F69" w:rsidR="00A7647A" w:rsidRDefault="00A7647A" w:rsidP="00A7647A">
      <w:r>
        <w:t xml:space="preserve">Extracts the genome names from a </w:t>
      </w:r>
      <w:r w:rsidRPr="008F5F5B">
        <w:rPr>
          <w:b/>
          <w:bCs/>
          <w:i/>
          <w:iCs/>
        </w:rPr>
        <w:t>kSNP</w:t>
      </w:r>
      <w:r w:rsidR="008F5F5B" w:rsidRPr="008F5F5B">
        <w:rPr>
          <w:b/>
          <w:bCs/>
          <w:i/>
          <w:iCs/>
        </w:rPr>
        <w:t>4</w:t>
      </w:r>
      <w:r>
        <w:t xml:space="preserve"> input </w:t>
      </w:r>
      <w:r w:rsidR="008F5F5B">
        <w:t>file</w:t>
      </w:r>
      <w:r>
        <w:t xml:space="preserve"> such as </w:t>
      </w:r>
      <w:r w:rsidR="008F5F5B">
        <w:t>Example1.in</w:t>
      </w:r>
      <w:r>
        <w:t xml:space="preserve"> and writes a file that lists the genome names.</w:t>
      </w:r>
    </w:p>
    <w:p w14:paraId="0211B09E" w14:textId="12934748" w:rsidR="00A7647A" w:rsidRPr="008F5F5B" w:rsidRDefault="00A7647A" w:rsidP="008F5F5B">
      <w:pPr>
        <w:rPr>
          <w:lang w:val="de-DE"/>
        </w:rPr>
      </w:pPr>
      <w:proofErr w:type="spellStart"/>
      <w:r w:rsidRPr="00EE4C66">
        <w:rPr>
          <w:lang w:val="de-DE"/>
        </w:rPr>
        <w:t>Usage</w:t>
      </w:r>
      <w:proofErr w:type="spellEnd"/>
      <w:r w:rsidRPr="00EE4C66">
        <w:rPr>
          <w:lang w:val="de-DE"/>
        </w:rPr>
        <w:t xml:space="preserve">: </w:t>
      </w:r>
      <w:r w:rsidRPr="00EE4C66">
        <w:rPr>
          <w:rFonts w:ascii="Courier" w:hAnsi="Courier"/>
          <w:lang w:val="de-DE"/>
        </w:rPr>
        <w:t>genome</w:t>
      </w:r>
      <w:r w:rsidR="008F5F5B">
        <w:rPr>
          <w:rFonts w:ascii="Courier" w:hAnsi="Courier"/>
          <w:lang w:val="de-DE"/>
        </w:rPr>
        <w:t>N</w:t>
      </w:r>
      <w:r w:rsidRPr="00EE4C66">
        <w:rPr>
          <w:rFonts w:ascii="Courier" w:hAnsi="Courier"/>
          <w:lang w:val="de-DE"/>
        </w:rPr>
        <w:t>ames</w:t>
      </w:r>
      <w:r w:rsidR="008F5F5B">
        <w:rPr>
          <w:rFonts w:ascii="Courier" w:hAnsi="Courier"/>
          <w:lang w:val="de-DE"/>
        </w:rPr>
        <w:t>4</w:t>
      </w:r>
      <w:r w:rsidRPr="00EE4C66">
        <w:rPr>
          <w:rFonts w:ascii="Courier" w:hAnsi="Courier"/>
          <w:lang w:val="de-DE"/>
        </w:rPr>
        <w:t xml:space="preserve"> in</w:t>
      </w:r>
      <w:r w:rsidR="008F5F5B">
        <w:rPr>
          <w:rFonts w:ascii="Courier" w:hAnsi="Courier"/>
          <w:lang w:val="de-DE"/>
        </w:rPr>
        <w:t>File.in</w:t>
      </w:r>
      <w:r w:rsidRPr="00EE4C66">
        <w:rPr>
          <w:rFonts w:ascii="Courier" w:hAnsi="Courier"/>
          <w:lang w:val="de-DE"/>
        </w:rPr>
        <w:t xml:space="preserve"> </w:t>
      </w:r>
      <w:proofErr w:type="spellStart"/>
      <w:r w:rsidR="008F5F5B">
        <w:rPr>
          <w:rFonts w:ascii="Courier" w:hAnsi="Courier"/>
          <w:lang w:val="de-DE"/>
        </w:rPr>
        <w:t>annotatedGenomes</w:t>
      </w:r>
      <w:proofErr w:type="spellEnd"/>
    </w:p>
    <w:p w14:paraId="5AE0456A" w14:textId="47E0B52C" w:rsidR="00FF4181" w:rsidRDefault="00A7647A" w:rsidP="00E04955">
      <w:pPr>
        <w:pStyle w:val="Heading3"/>
      </w:pPr>
      <w:bookmarkStart w:id="28" w:name="_Toc112704914"/>
      <w:r w:rsidRPr="00B77DDF">
        <w:t>Kchooser</w:t>
      </w:r>
      <w:r w:rsidR="008F5F5B">
        <w:t>4</w:t>
      </w:r>
      <w:bookmarkEnd w:id="28"/>
    </w:p>
    <w:p w14:paraId="3B7127B2" w14:textId="5C626EF4" w:rsidR="008F5F5B" w:rsidRPr="008F5F5B" w:rsidRDefault="008F5F5B" w:rsidP="00FF4181">
      <w:pPr>
        <w:rPr>
          <w:rFonts w:cs="Times New Roman"/>
        </w:rPr>
      </w:pPr>
      <w:r>
        <w:rPr>
          <w:b/>
          <w:bCs/>
          <w:i/>
          <w:iCs/>
        </w:rPr>
        <w:t>Kchooser4</w:t>
      </w:r>
      <w:r>
        <w:t xml:space="preserve"> is discussed extensively in Section VI.  The command line is </w:t>
      </w:r>
      <w:r>
        <w:br/>
      </w:r>
      <w:r>
        <w:rPr>
          <w:rFonts w:ascii="Courier" w:hAnsi="Courier"/>
        </w:rPr>
        <w:t>Kchooser4 infileName.in</w:t>
      </w:r>
      <w:r>
        <w:rPr>
          <w:rFonts w:cs="Times New Roman"/>
        </w:rPr>
        <w:t xml:space="preserve"> where infileName.in is the input file for both </w:t>
      </w:r>
      <w:r>
        <w:rPr>
          <w:rFonts w:cs="Times New Roman"/>
          <w:b/>
          <w:bCs/>
          <w:i/>
          <w:iCs/>
        </w:rPr>
        <w:t>kSNP4</w:t>
      </w:r>
      <w:r>
        <w:rPr>
          <w:rFonts w:cs="Times New Roman"/>
        </w:rPr>
        <w:t xml:space="preserve"> and </w:t>
      </w:r>
      <w:r>
        <w:rPr>
          <w:rFonts w:cs="Times New Roman"/>
          <w:b/>
          <w:bCs/>
          <w:i/>
          <w:iCs/>
        </w:rPr>
        <w:t>Kchooser4</w:t>
      </w:r>
      <w:r>
        <w:rPr>
          <w:rFonts w:cs="Times New Roman"/>
        </w:rPr>
        <w:t>.</w:t>
      </w:r>
    </w:p>
    <w:p w14:paraId="5FB5D1AB" w14:textId="1B88FB1D" w:rsidR="001452A1" w:rsidRPr="00B77DDF" w:rsidRDefault="001452A1" w:rsidP="001452A1">
      <w:pPr>
        <w:pStyle w:val="Heading3"/>
        <w:rPr>
          <w:i/>
        </w:rPr>
      </w:pPr>
      <w:bookmarkStart w:id="29" w:name="_Toc112704915"/>
      <w:r>
        <w:t>MakeKSNP</w:t>
      </w:r>
      <w:r w:rsidR="008F5F5B">
        <w:t>4</w:t>
      </w:r>
      <w:r>
        <w:t>infile</w:t>
      </w:r>
      <w:bookmarkEnd w:id="29"/>
    </w:p>
    <w:p w14:paraId="2866AD9D" w14:textId="70033863" w:rsidR="00F826DD" w:rsidRDefault="008F5F5B" w:rsidP="00D551FA">
      <w:r>
        <w:rPr>
          <w:b/>
          <w:bCs/>
          <w:i/>
          <w:iCs/>
        </w:rPr>
        <w:t>MakeKSNP4infile</w:t>
      </w:r>
      <w:r>
        <w:t xml:space="preserve"> is discussed extensively in Section V.</w:t>
      </w:r>
    </w:p>
    <w:p w14:paraId="25954733" w14:textId="77777777" w:rsidR="008F5F5B" w:rsidRDefault="008F5F5B" w:rsidP="008F5F5B">
      <w:pPr>
        <w:pStyle w:val="Heading3"/>
      </w:pPr>
      <w:bookmarkStart w:id="30" w:name="_Toc112704916"/>
      <w:r w:rsidRPr="007E4766">
        <w:t>NodeChiSquare2tree</w:t>
      </w:r>
      <w:r>
        <w:t>4</w:t>
      </w:r>
      <w:bookmarkEnd w:id="30"/>
      <w:r w:rsidRPr="007E4766">
        <w:t xml:space="preserve"> </w:t>
      </w:r>
    </w:p>
    <w:p w14:paraId="6AD92553" w14:textId="77777777" w:rsidR="008F5F5B" w:rsidRDefault="008F5F5B" w:rsidP="008F5F5B">
      <w:r>
        <w:rPr>
          <w:b/>
          <w:i/>
        </w:rPr>
        <w:t>NodeChiSquare2tree4</w:t>
      </w:r>
      <w:r>
        <w:t xml:space="preserve"> identifies for each node the SNPs for which the </w:t>
      </w:r>
      <w:r>
        <w:rPr>
          <w:rFonts w:ascii="Symbol" w:hAnsi="Symbol"/>
        </w:rPr>
        <w:t></w:t>
      </w:r>
      <w:r>
        <w:rPr>
          <w:vertAlign w:val="superscript"/>
        </w:rPr>
        <w:t>2</w:t>
      </w:r>
      <w:r>
        <w:t xml:space="preserve"> probability of the alleles being randomly distributed with respect to that node are ≤ some threshold </w:t>
      </w:r>
      <w:r>
        <w:rPr>
          <w:i/>
        </w:rPr>
        <w:t>p</w:t>
      </w:r>
      <w:r>
        <w:t xml:space="preserve"> value, then writes a tree file with the labeled nodes; e.g. </w:t>
      </w:r>
      <w:proofErr w:type="spellStart"/>
      <w:r>
        <w:t>tree_ChiSqAlleleCounts.X.tre</w:t>
      </w:r>
      <w:proofErr w:type="spellEnd"/>
      <w:r>
        <w:t xml:space="preserve"> where X is the tree type (ML, parsimony, core or majority0.5) </w:t>
      </w:r>
    </w:p>
    <w:p w14:paraId="2779CB07" w14:textId="77777777" w:rsidR="008F5F5B" w:rsidRDefault="008F5F5B" w:rsidP="008F5F5B"/>
    <w:p w14:paraId="066E9859" w14:textId="77777777" w:rsidR="008F5F5B" w:rsidRDefault="008F5F5B" w:rsidP="008F5F5B">
      <w:r>
        <w:rPr>
          <w:b/>
          <w:i/>
        </w:rPr>
        <w:t>NodeChiSquare2tree4</w:t>
      </w:r>
      <w:r>
        <w:t xml:space="preserve"> is run from within the </w:t>
      </w:r>
      <w:r w:rsidRPr="008F5F5B">
        <w:rPr>
          <w:b/>
          <w:bCs/>
          <w:i/>
          <w:iCs/>
        </w:rPr>
        <w:t>kSNP4</w:t>
      </w:r>
      <w:r>
        <w:t xml:space="preserve"> output file directory after </w:t>
      </w:r>
      <w:r w:rsidRPr="008F5F5B">
        <w:rPr>
          <w:b/>
          <w:bCs/>
          <w:i/>
          <w:iCs/>
        </w:rPr>
        <w:t>kSNP4</w:t>
      </w:r>
      <w:r>
        <w:t xml:space="preserve"> has run.  </w:t>
      </w:r>
    </w:p>
    <w:p w14:paraId="5BD748C6" w14:textId="77777777" w:rsidR="008F5F5B" w:rsidRDefault="008F5F5B" w:rsidP="008F5F5B"/>
    <w:p w14:paraId="6D0FC7D7" w14:textId="77777777" w:rsidR="008F5F5B" w:rsidRDefault="008F5F5B" w:rsidP="008F5F5B">
      <w:pPr>
        <w:rPr>
          <w:rFonts w:ascii="Courier" w:hAnsi="Courier"/>
        </w:rPr>
      </w:pPr>
      <w:r>
        <w:t xml:space="preserve">Usage: </w:t>
      </w:r>
      <w:r>
        <w:rPr>
          <w:rFonts w:ascii="Courier" w:hAnsi="Courier"/>
        </w:rPr>
        <w:t xml:space="preserve">NodeChiSquare2tree4 [-p </w:t>
      </w:r>
      <w:proofErr w:type="spellStart"/>
      <w:r>
        <w:rPr>
          <w:rFonts w:ascii="Courier" w:hAnsi="Courier"/>
        </w:rPr>
        <w:t>maximumChiSqP</w:t>
      </w:r>
      <w:r w:rsidRPr="009B4D20">
        <w:rPr>
          <w:rFonts w:ascii="Courier" w:hAnsi="Courier"/>
        </w:rPr>
        <w:t>robability</w:t>
      </w:r>
      <w:proofErr w:type="spellEnd"/>
      <w:r>
        <w:rPr>
          <w:rFonts w:ascii="Courier" w:hAnsi="Courier"/>
        </w:rPr>
        <w:t xml:space="preserve"> -t </w:t>
      </w:r>
      <w:proofErr w:type="spellStart"/>
      <w:r>
        <w:rPr>
          <w:rFonts w:ascii="Courier" w:hAnsi="Courier"/>
        </w:rPr>
        <w:t>treeType</w:t>
      </w:r>
      <w:proofErr w:type="spellEnd"/>
      <w:r>
        <w:rPr>
          <w:rFonts w:ascii="Courier" w:hAnsi="Courier"/>
        </w:rPr>
        <w:t>]</w:t>
      </w:r>
    </w:p>
    <w:p w14:paraId="1172833C" w14:textId="77777777" w:rsidR="008F5F5B" w:rsidRPr="00AF55BB" w:rsidRDefault="008F5F5B" w:rsidP="008F5F5B">
      <w:r w:rsidRPr="00AF55BB">
        <w:t xml:space="preserve">-p maximum Chi </w:t>
      </w:r>
      <w:proofErr w:type="spellStart"/>
      <w:r w:rsidRPr="00AF55BB">
        <w:t>Sq</w:t>
      </w:r>
      <w:proofErr w:type="spellEnd"/>
      <w:r w:rsidRPr="00AF55BB">
        <w:t xml:space="preserve"> probability for assigning a SNP to a node</w:t>
      </w:r>
      <w:r>
        <w:t>, e.g. 0.05, 0.01</w:t>
      </w:r>
    </w:p>
    <w:p w14:paraId="71215FA6" w14:textId="77777777" w:rsidR="008F5F5B" w:rsidRPr="00AF55BB" w:rsidRDefault="008F5F5B" w:rsidP="008F5F5B">
      <w:r w:rsidRPr="00AF55BB">
        <w:t xml:space="preserve">-t tree type from </w:t>
      </w:r>
      <w:r w:rsidRPr="008F5F5B">
        <w:rPr>
          <w:b/>
          <w:bCs/>
          <w:i/>
          <w:iCs/>
        </w:rPr>
        <w:t>kSNP4</w:t>
      </w:r>
      <w:r w:rsidRPr="00AF55BB">
        <w:t xml:space="preserve"> output, possible values are ML, parsimony, core, or 'majority0.5'</w:t>
      </w:r>
    </w:p>
    <w:p w14:paraId="285F4EC1" w14:textId="77777777" w:rsidR="008F5F5B" w:rsidRPr="00504900" w:rsidRDefault="008F5F5B" w:rsidP="008F5F5B">
      <w:r w:rsidRPr="00AF55BB">
        <w:t xml:space="preserve">-p and -t are optional. </w:t>
      </w:r>
      <w:r w:rsidRPr="00504900">
        <w:t>Default is -p 0.0001 -t parsi</w:t>
      </w:r>
      <w:r>
        <w:t>mony</w:t>
      </w:r>
    </w:p>
    <w:p w14:paraId="6B03D3F8" w14:textId="0DD86728" w:rsidR="008F5F5B" w:rsidRDefault="008F5F5B" w:rsidP="008F5F5B">
      <w:r>
        <w:t xml:space="preserve">It produces two files, NodeChiSquares.txt listing the number of alleles significantly associated with each node, and </w:t>
      </w:r>
      <w:proofErr w:type="spellStart"/>
      <w:r>
        <w:t>tree_ChiSqAlleleCounts.X</w:t>
      </w:r>
      <w:proofErr w:type="spellEnd"/>
      <w:r>
        <w:t xml:space="preserve"> with a </w:t>
      </w:r>
      <w:proofErr w:type="spellStart"/>
      <w:r>
        <w:t>Newick</w:t>
      </w:r>
      <w:proofErr w:type="spellEnd"/>
      <w:r>
        <w:t xml:space="preserve"> tree showing the number of significant alleles at the nodes.</w:t>
      </w:r>
    </w:p>
    <w:p w14:paraId="64E44348" w14:textId="77777777" w:rsidR="008F5F5B" w:rsidRDefault="008F5F5B" w:rsidP="008F5F5B"/>
    <w:p w14:paraId="4B23E92A" w14:textId="59B93ADC" w:rsidR="009E0AC8" w:rsidRDefault="009E0AC8" w:rsidP="009E0AC8">
      <w:pPr>
        <w:pStyle w:val="Heading3"/>
      </w:pPr>
      <w:bookmarkStart w:id="31" w:name="_Toc112704917"/>
      <w:r>
        <w:t>rm</w:t>
      </w:r>
      <w:r w:rsidR="008F5F5B">
        <w:t>N</w:t>
      </w:r>
      <w:r>
        <w:t>ode</w:t>
      </w:r>
      <w:r w:rsidR="008F5F5B">
        <w:t>N</w:t>
      </w:r>
      <w:r>
        <w:t>ames</w:t>
      </w:r>
      <w:r w:rsidR="008F5F5B">
        <w:t>F</w:t>
      </w:r>
      <w:r>
        <w:t>rom</w:t>
      </w:r>
      <w:r w:rsidR="008F5F5B">
        <w:t>T</w:t>
      </w:r>
      <w:r>
        <w:t>ree</w:t>
      </w:r>
      <w:r w:rsidR="008F5F5B">
        <w:t>4</w:t>
      </w:r>
      <w:bookmarkEnd w:id="31"/>
    </w:p>
    <w:p w14:paraId="50E3A458" w14:textId="6432CB81" w:rsidR="008F5F5B" w:rsidRDefault="008F5F5B" w:rsidP="008F5F5B">
      <w:pPr>
        <w:pStyle w:val="Body1"/>
      </w:pPr>
      <w:r w:rsidRPr="008F5F5B">
        <w:rPr>
          <w:b/>
          <w:bCs/>
          <w:i/>
          <w:iCs/>
        </w:rPr>
        <w:t>rmNodeNamesFromTree4</w:t>
      </w:r>
      <w:r w:rsidR="009E0AC8">
        <w:t xml:space="preserve"> removes the labels from internal nodes</w:t>
      </w:r>
      <w:r>
        <w:t>.</w:t>
      </w:r>
    </w:p>
    <w:p w14:paraId="0BB611F9" w14:textId="77777777" w:rsidR="008F5F5B" w:rsidRPr="008F5F5B" w:rsidRDefault="008F5F5B" w:rsidP="008F5F5B"/>
    <w:p w14:paraId="410BB142" w14:textId="78347958" w:rsidR="008F5F5B" w:rsidRDefault="008F5F5B" w:rsidP="009E0AC8">
      <w:pPr>
        <w:pStyle w:val="BodyText2"/>
        <w:spacing w:line="240" w:lineRule="auto"/>
      </w:pPr>
      <w:r>
        <w:t xml:space="preserve">kSNP4 labels the internal nodes with a name.  Those labels may interfere with other labels that the drawing program writes.  </w:t>
      </w:r>
      <w:r w:rsidRPr="00395F27">
        <w:t>rm</w:t>
      </w:r>
      <w:r>
        <w:t>N</w:t>
      </w:r>
      <w:r w:rsidRPr="00395F27">
        <w:t>ode</w:t>
      </w:r>
      <w:r>
        <w:t>N</w:t>
      </w:r>
      <w:r w:rsidRPr="00395F27">
        <w:t>ames</w:t>
      </w:r>
      <w:r>
        <w:t>F</w:t>
      </w:r>
      <w:r w:rsidRPr="00395F27">
        <w:t>rom</w:t>
      </w:r>
      <w:r>
        <w:t>T</w:t>
      </w:r>
      <w:r w:rsidRPr="00395F27">
        <w:t>ree</w:t>
      </w:r>
      <w:r>
        <w:t xml:space="preserve">4 simply removes the </w:t>
      </w:r>
      <w:r>
        <w:rPr>
          <w:b/>
          <w:bCs/>
          <w:i/>
          <w:iCs/>
        </w:rPr>
        <w:t>kSNP4</w:t>
      </w:r>
      <w:r>
        <w:t xml:space="preserve"> node labels </w:t>
      </w:r>
    </w:p>
    <w:p w14:paraId="246EB397" w14:textId="4824A646" w:rsidR="009E0AC8" w:rsidRDefault="009E0AC8" w:rsidP="009E0AC8">
      <w:pPr>
        <w:pStyle w:val="BodyText2"/>
        <w:spacing w:line="240" w:lineRule="auto"/>
      </w:pPr>
      <w:r>
        <w:t xml:space="preserve">Usage: </w:t>
      </w:r>
    </w:p>
    <w:p w14:paraId="45EC5F27" w14:textId="462CCF7F" w:rsidR="009E0AC8" w:rsidRPr="006A02FF" w:rsidRDefault="009E0AC8" w:rsidP="009E0AC8">
      <w:pPr>
        <w:pStyle w:val="BodyText2"/>
        <w:spacing w:line="240" w:lineRule="auto"/>
        <w:rPr>
          <w:sz w:val="22"/>
        </w:rPr>
      </w:pPr>
      <w:proofErr w:type="spellStart"/>
      <w:r w:rsidRPr="006A02FF">
        <w:rPr>
          <w:rFonts w:ascii="Courier" w:hAnsi="Courier"/>
          <w:sz w:val="22"/>
        </w:rPr>
        <w:t>rm</w:t>
      </w:r>
      <w:r w:rsidR="008F5F5B">
        <w:rPr>
          <w:rFonts w:ascii="Courier" w:hAnsi="Courier"/>
          <w:sz w:val="22"/>
        </w:rPr>
        <w:t>N</w:t>
      </w:r>
      <w:r w:rsidRPr="006A02FF">
        <w:rPr>
          <w:rFonts w:ascii="Courier" w:hAnsi="Courier"/>
          <w:sz w:val="22"/>
        </w:rPr>
        <w:t>ode</w:t>
      </w:r>
      <w:r w:rsidR="008F5F5B">
        <w:rPr>
          <w:rFonts w:ascii="Courier" w:hAnsi="Courier"/>
          <w:sz w:val="22"/>
        </w:rPr>
        <w:t>N</w:t>
      </w:r>
      <w:r w:rsidRPr="006A02FF">
        <w:rPr>
          <w:rFonts w:ascii="Courier" w:hAnsi="Courier"/>
          <w:sz w:val="22"/>
        </w:rPr>
        <w:t>ames</w:t>
      </w:r>
      <w:r w:rsidR="008F5F5B">
        <w:rPr>
          <w:rFonts w:ascii="Courier" w:hAnsi="Courier"/>
          <w:sz w:val="22"/>
        </w:rPr>
        <w:t>F</w:t>
      </w:r>
      <w:r w:rsidRPr="006A02FF">
        <w:rPr>
          <w:rFonts w:ascii="Courier" w:hAnsi="Courier"/>
          <w:sz w:val="22"/>
        </w:rPr>
        <w:t>rom</w:t>
      </w:r>
      <w:r w:rsidR="008F5F5B">
        <w:rPr>
          <w:rFonts w:ascii="Courier" w:hAnsi="Courier"/>
          <w:sz w:val="22"/>
        </w:rPr>
        <w:t>T</w:t>
      </w:r>
      <w:r w:rsidRPr="006A02FF">
        <w:rPr>
          <w:rFonts w:ascii="Courier" w:hAnsi="Courier"/>
          <w:sz w:val="22"/>
        </w:rPr>
        <w:t>ree</w:t>
      </w:r>
      <w:proofErr w:type="spellEnd"/>
      <w:r w:rsidRPr="006A02FF">
        <w:rPr>
          <w:rFonts w:ascii="Courier" w:hAnsi="Courier"/>
          <w:sz w:val="22"/>
        </w:rPr>
        <w:t xml:space="preserve"> </w:t>
      </w:r>
      <w:proofErr w:type="spellStart"/>
      <w:r w:rsidRPr="006A02FF">
        <w:rPr>
          <w:rFonts w:ascii="Courier" w:hAnsi="Courier"/>
          <w:sz w:val="22"/>
        </w:rPr>
        <w:t>tree.withNodeLabel.tre</w:t>
      </w:r>
      <w:proofErr w:type="spellEnd"/>
      <w:r w:rsidRPr="006A02FF">
        <w:rPr>
          <w:rFonts w:ascii="Courier" w:hAnsi="Courier"/>
          <w:sz w:val="22"/>
        </w:rPr>
        <w:t xml:space="preserve"> </w:t>
      </w:r>
      <w:proofErr w:type="spellStart"/>
      <w:r w:rsidRPr="006A02FF">
        <w:rPr>
          <w:rFonts w:ascii="Courier" w:hAnsi="Courier"/>
          <w:sz w:val="22"/>
        </w:rPr>
        <w:t>tree.nodeLabelsRemoved.tre</w:t>
      </w:r>
      <w:proofErr w:type="spellEnd"/>
    </w:p>
    <w:p w14:paraId="180B36F5" w14:textId="77777777" w:rsidR="009E0AC8" w:rsidRPr="006A02FF" w:rsidRDefault="009E0AC8" w:rsidP="009E0AC8">
      <w:pPr>
        <w:pStyle w:val="BodyText2"/>
        <w:spacing w:line="240" w:lineRule="auto"/>
      </w:pPr>
      <w:r>
        <w:tab/>
        <w:t>The first argument is the name of the tree.  The second argument is whatever you want to call that tree with the internal node labels removed</w:t>
      </w:r>
    </w:p>
    <w:p w14:paraId="0CFB9E21" w14:textId="4404CEDB" w:rsidR="00F826DD" w:rsidRDefault="00204F78" w:rsidP="00204F78">
      <w:pPr>
        <w:pStyle w:val="Heading3"/>
      </w:pPr>
      <w:bookmarkStart w:id="32" w:name="_Toc112704918"/>
      <w:r w:rsidRPr="00204F78">
        <w:lastRenderedPageBreak/>
        <w:t>selectNodeAnnotations4</w:t>
      </w:r>
      <w:bookmarkEnd w:id="32"/>
    </w:p>
    <w:p w14:paraId="2BEDFD01" w14:textId="77777777" w:rsidR="00F826DD" w:rsidRDefault="00F826DD" w:rsidP="00F826DD">
      <w:r>
        <w:t>This utility finds the SNP loci that map to a particular node on a tree.</w:t>
      </w:r>
    </w:p>
    <w:p w14:paraId="640FDEDC" w14:textId="77777777" w:rsidR="00F826DD" w:rsidRDefault="00F826DD" w:rsidP="00F826DD">
      <w:r>
        <w:t xml:space="preserve">Usage: </w:t>
      </w:r>
      <w:r>
        <w:rPr>
          <w:rFonts w:ascii="Courier" w:hAnsi="Courier"/>
        </w:rPr>
        <w:t>select_node_annotations</w:t>
      </w:r>
      <w:r w:rsidR="007B3B40">
        <w:rPr>
          <w:rFonts w:ascii="Courier" w:hAnsi="Courier"/>
        </w:rPr>
        <w:t>3</w:t>
      </w:r>
      <w:r>
        <w:rPr>
          <w:rFonts w:ascii="Courier" w:hAnsi="Courier"/>
        </w:rPr>
        <w:t xml:space="preserve"> nodeNumber treeMethod</w:t>
      </w:r>
      <w:r w:rsidR="00BD6AB6">
        <w:t xml:space="preserve"> </w:t>
      </w:r>
    </w:p>
    <w:p w14:paraId="4FE59369" w14:textId="77777777" w:rsidR="00F826DD" w:rsidRDefault="00F826DD" w:rsidP="00F826DD"/>
    <w:p w14:paraId="3554F5CB" w14:textId="77777777" w:rsidR="00F826DD" w:rsidRDefault="00F826DD" w:rsidP="00F826DD">
      <w:r>
        <w:t xml:space="preserve">Begin by displaying the AlleleCounts </w:t>
      </w:r>
      <w:r w:rsidR="006E48E7">
        <w:t>-</w:t>
      </w:r>
      <w:r>
        <w:t xml:space="preserve"> NodeLabel tree in DendroScope or FigTree, e.g. </w:t>
      </w:r>
      <w:r w:rsidRPr="003170FB">
        <w:t>tree_AlleleCounts.ML.NodeLabel.tre</w:t>
      </w:r>
      <w:r>
        <w:t>.  In FigTree be sure that it is set to show node labels.  Each internal node is labeled with the node number and the allele count, separated by an underscore; e.g. 9_227 which means node 9, 227 SNPs.</w:t>
      </w:r>
    </w:p>
    <w:p w14:paraId="17662DA3" w14:textId="77777777" w:rsidR="00F826DD" w:rsidRDefault="00F826DD" w:rsidP="00F826DD"/>
    <w:p w14:paraId="45F1853B" w14:textId="0CE15ED8" w:rsidR="00F826DD" w:rsidRPr="000C08AD" w:rsidRDefault="00F826DD" w:rsidP="00F826DD">
      <w:r w:rsidRPr="000C08AD">
        <w:t xml:space="preserve">To find all the SNPs that map to node 9 on the ML tree you would enter </w:t>
      </w:r>
      <w:r w:rsidR="00913242" w:rsidRPr="00913242">
        <w:rPr>
          <w:rFonts w:ascii="Courier" w:hAnsi="Courier"/>
        </w:rPr>
        <w:t>selectNodeAnnotations4</w:t>
      </w:r>
      <w:r w:rsidRPr="000C08AD">
        <w:rPr>
          <w:rFonts w:ascii="Courier" w:hAnsi="Courier"/>
        </w:rPr>
        <w:t xml:space="preserve"> 9 ML</w:t>
      </w:r>
      <w:r w:rsidRPr="000C08AD">
        <w:t>.</w:t>
      </w:r>
    </w:p>
    <w:p w14:paraId="5D90F90E" w14:textId="77777777" w:rsidR="00F826DD" w:rsidRPr="000C08AD" w:rsidRDefault="00F826DD" w:rsidP="00F826DD"/>
    <w:p w14:paraId="1DAF7903" w14:textId="77777777" w:rsidR="0070482A" w:rsidRPr="000C08AD" w:rsidRDefault="0070482A" w:rsidP="0070482A">
      <w:r w:rsidRPr="000C08AD">
        <w:t>The NodeNumber can either be the number of an internal node or the name of a tip node.</w:t>
      </w:r>
    </w:p>
    <w:p w14:paraId="6FC22348" w14:textId="77777777" w:rsidR="0070482A" w:rsidRPr="000C08AD" w:rsidRDefault="0070482A" w:rsidP="0070482A"/>
    <w:p w14:paraId="05D06E08" w14:textId="77777777" w:rsidR="0070482A" w:rsidRPr="000C08AD" w:rsidRDefault="0070482A" w:rsidP="0070482A">
      <w:r w:rsidRPr="000C08AD">
        <w:t>Two output files are written: (where X stands for the node number)</w:t>
      </w:r>
    </w:p>
    <w:p w14:paraId="2819D989" w14:textId="77777777" w:rsidR="0070482A" w:rsidRPr="000C08AD" w:rsidRDefault="0070482A" w:rsidP="0070482A">
      <w:pPr>
        <w:pStyle w:val="ListParagraph"/>
        <w:numPr>
          <w:ilvl w:val="0"/>
          <w:numId w:val="8"/>
        </w:numPr>
      </w:pPr>
      <w:r w:rsidRPr="000C08AD">
        <w:t>node.X.treeMethod.annotations, which gives the annotation(s) for each SNP that is specific to that node</w:t>
      </w:r>
    </w:p>
    <w:p w14:paraId="02BB3231" w14:textId="77777777" w:rsidR="0070482A" w:rsidRPr="000C08AD" w:rsidRDefault="0070482A" w:rsidP="0070482A">
      <w:pPr>
        <w:pStyle w:val="ListParagraph"/>
        <w:numPr>
          <w:ilvl w:val="0"/>
          <w:numId w:val="8"/>
        </w:numPr>
      </w:pPr>
      <w:r w:rsidRPr="000C08AD">
        <w:t>node.X.treeMethod.loci, which lists the IDs of the SNPs that are specific to that node</w:t>
      </w:r>
    </w:p>
    <w:p w14:paraId="628137F9" w14:textId="77777777" w:rsidR="0070482A" w:rsidRPr="000C08AD" w:rsidRDefault="0070482A" w:rsidP="00F826DD"/>
    <w:p w14:paraId="698F45AC" w14:textId="461584C4" w:rsidR="004960A6" w:rsidRDefault="00F826DD" w:rsidP="00194E48">
      <w:r w:rsidRPr="000C08AD">
        <w:t xml:space="preserve">If you just enter </w:t>
      </w:r>
      <w:r w:rsidR="00913242" w:rsidRPr="00913242">
        <w:rPr>
          <w:rFonts w:ascii="Courier" w:hAnsi="Courier"/>
        </w:rPr>
        <w:t>selectNodeAnnotations4</w:t>
      </w:r>
      <w:r w:rsidRPr="000C08AD">
        <w:t xml:space="preserve"> without any arguments instructions will be displayed on the screen.</w:t>
      </w:r>
    </w:p>
    <w:p w14:paraId="43A9317D" w14:textId="69125FBB" w:rsidR="00087918" w:rsidRDefault="00087918" w:rsidP="004960A6">
      <w:pPr>
        <w:rPr>
          <w:rFonts w:cs="Times New Roman"/>
        </w:rPr>
      </w:pPr>
    </w:p>
    <w:p w14:paraId="675E0E1B" w14:textId="3EC2EA38" w:rsidR="00C017E4" w:rsidRDefault="00194E48" w:rsidP="00C017E4">
      <w:pPr>
        <w:pStyle w:val="Heading3"/>
      </w:pPr>
      <w:bookmarkStart w:id="33" w:name="_Toc112704919"/>
      <w:proofErr w:type="spellStart"/>
      <w:r w:rsidRPr="00474481">
        <w:t>fix</w:t>
      </w:r>
      <w:r>
        <w:t>O</w:t>
      </w:r>
      <w:r w:rsidRPr="00474481">
        <w:t>ld</w:t>
      </w:r>
      <w:r>
        <w:t>F</w:t>
      </w:r>
      <w:r w:rsidRPr="00474481">
        <w:t>asta</w:t>
      </w:r>
      <w:r>
        <w:t>H</w:t>
      </w:r>
      <w:r w:rsidRPr="00474481">
        <w:t>eaders</w:t>
      </w:r>
      <w:bookmarkEnd w:id="33"/>
      <w:proofErr w:type="spellEnd"/>
    </w:p>
    <w:p w14:paraId="7AAEC362" w14:textId="47B40D94" w:rsidR="00C017E4" w:rsidRDefault="00C017E4" w:rsidP="00C017E4">
      <w:r>
        <w:t>Problem:  one or more of the genome files includes an old-stlye fasta header that starts with gi|.</w:t>
      </w:r>
    </w:p>
    <w:p w14:paraId="73D63272" w14:textId="77777777" w:rsidR="00C017E4" w:rsidRDefault="00C017E4" w:rsidP="00C017E4"/>
    <w:p w14:paraId="4DEBBD4E" w14:textId="5ECAC5B9" w:rsidR="00C017E4" w:rsidRDefault="00C017E4" w:rsidP="00C017E4">
      <w:r>
        <w:t xml:space="preserve">The presence of even one such header will cause </w:t>
      </w:r>
      <w:r w:rsidRPr="00194E48">
        <w:rPr>
          <w:b/>
          <w:bCs/>
          <w:i/>
          <w:iCs/>
        </w:rPr>
        <w:t>kSNP</w:t>
      </w:r>
      <w:r w:rsidR="00194E48" w:rsidRPr="00194E48">
        <w:rPr>
          <w:b/>
          <w:bCs/>
          <w:i/>
          <w:iCs/>
        </w:rPr>
        <w:t>4</w:t>
      </w:r>
      <w:r>
        <w:t xml:space="preserve"> to crash.  It is easy to miss seeing an old-style header for a plasmid or other replicon that is not the chromosome.</w:t>
      </w:r>
    </w:p>
    <w:p w14:paraId="17DF146D" w14:textId="77777777" w:rsidR="00C017E4" w:rsidRDefault="00C017E4" w:rsidP="00C017E4"/>
    <w:p w14:paraId="46EED2E4" w14:textId="77777777" w:rsidR="00C017E4" w:rsidRDefault="00C017E4" w:rsidP="00C017E4">
      <w:r>
        <w:t xml:space="preserve">Navigate to the directory that </w:t>
      </w:r>
      <w:r>
        <w:rPr>
          <w:i/>
          <w:iCs/>
        </w:rPr>
        <w:t>encloses</w:t>
      </w:r>
      <w:r>
        <w:t xml:space="preserve"> the directory that contains the fasta genome files and enter: </w:t>
      </w:r>
    </w:p>
    <w:p w14:paraId="531D4527" w14:textId="1F3FF89D" w:rsidR="00C017E4" w:rsidRDefault="00194E48" w:rsidP="00C017E4">
      <w:proofErr w:type="spellStart"/>
      <w:r w:rsidRPr="00194E48">
        <w:rPr>
          <w:rFonts w:ascii="Courier" w:hAnsi="Courier"/>
        </w:rPr>
        <w:t>fixOldFastaHeaders</w:t>
      </w:r>
      <w:proofErr w:type="spellEnd"/>
      <w:r w:rsidR="00C017E4" w:rsidRPr="00622596">
        <w:rPr>
          <w:rFonts w:ascii="Courier" w:hAnsi="Courier"/>
        </w:rPr>
        <w:t xml:space="preserve"> </w:t>
      </w:r>
      <w:proofErr w:type="spellStart"/>
      <w:r w:rsidR="00C017E4" w:rsidRPr="00622596">
        <w:rPr>
          <w:rFonts w:ascii="Courier" w:hAnsi="Courier"/>
        </w:rPr>
        <w:t>targetFolderName</w:t>
      </w:r>
      <w:proofErr w:type="spellEnd"/>
      <w:r w:rsidR="00C017E4">
        <w:t xml:space="preserve"> </w:t>
      </w:r>
    </w:p>
    <w:p w14:paraId="24F2B838" w14:textId="77777777" w:rsidR="00C017E4" w:rsidRDefault="00C017E4" w:rsidP="00C017E4"/>
    <w:p w14:paraId="6179C22D" w14:textId="24694F83" w:rsidR="00C017E4" w:rsidRPr="00C017E4" w:rsidRDefault="00C017E4" w:rsidP="00C017E4">
      <w:r>
        <w:t xml:space="preserve">All old-style headers starting with </w:t>
      </w:r>
      <w:r>
        <w:rPr>
          <w:rFonts w:ascii="Courier" w:hAnsi="Courier"/>
        </w:rPr>
        <w:t>gi|</w:t>
      </w:r>
      <w:r>
        <w:rPr>
          <w:rFonts w:cs="Times New Roman"/>
        </w:rPr>
        <w:t xml:space="preserve"> will be corrected.  New-style headers will be unchanged.</w:t>
      </w:r>
    </w:p>
    <w:p w14:paraId="042CFC30" w14:textId="739FA67B" w:rsidR="00A467FD" w:rsidRDefault="00A467FD" w:rsidP="00834746">
      <w:pPr>
        <w:pStyle w:val="PlainText"/>
        <w:tabs>
          <w:tab w:val="left" w:pos="450"/>
        </w:tabs>
      </w:pPr>
    </w:p>
    <w:p w14:paraId="4CD35D35" w14:textId="77777777" w:rsidR="00A467FD" w:rsidRDefault="00A467FD" w:rsidP="00834746">
      <w:pPr>
        <w:pStyle w:val="PlainText"/>
        <w:tabs>
          <w:tab w:val="left" w:pos="450"/>
        </w:tabs>
      </w:pPr>
    </w:p>
    <w:p w14:paraId="63AB94B1" w14:textId="688EB002" w:rsidR="00A467FD" w:rsidRPr="00D551FA" w:rsidRDefault="00D551FA" w:rsidP="00D551FA">
      <w:pPr>
        <w:pStyle w:val="Heading1"/>
      </w:pPr>
      <w:bookmarkStart w:id="34" w:name="_Toc112704920"/>
      <w:r w:rsidRPr="00D551FA">
        <w:t>X</w:t>
      </w:r>
      <w:r w:rsidR="00F826DD" w:rsidRPr="00D551FA">
        <w:t>I</w:t>
      </w:r>
      <w:r w:rsidR="00A467FD" w:rsidRPr="00D551FA">
        <w:t xml:space="preserve">   How </w:t>
      </w:r>
      <w:r w:rsidR="00716FAE" w:rsidRPr="00D551FA">
        <w:t>kSNP</w:t>
      </w:r>
      <w:r w:rsidRPr="00D551FA">
        <w:t>4</w:t>
      </w:r>
      <w:r w:rsidR="00A467FD" w:rsidRPr="00D551FA">
        <w:t xml:space="preserve"> works</w:t>
      </w:r>
      <w:bookmarkEnd w:id="34"/>
    </w:p>
    <w:p w14:paraId="48742D5B" w14:textId="37178F83" w:rsidR="003D36EE" w:rsidRDefault="00C30A73" w:rsidP="003D36EE">
      <w:pPr>
        <w:pStyle w:val="PlainText"/>
        <w:tabs>
          <w:tab w:val="left" w:pos="450"/>
        </w:tabs>
      </w:pPr>
      <w:r>
        <w:t xml:space="preserve">The </w:t>
      </w:r>
      <w:r w:rsidR="00716FAE" w:rsidRPr="00D551FA">
        <w:rPr>
          <w:b/>
          <w:bCs/>
          <w:i/>
          <w:iCs/>
        </w:rPr>
        <w:t>kSNP</w:t>
      </w:r>
      <w:r w:rsidR="00D551FA" w:rsidRPr="00D551FA">
        <w:rPr>
          <w:b/>
          <w:bCs/>
          <w:i/>
          <w:iCs/>
        </w:rPr>
        <w:t>4</w:t>
      </w:r>
      <w:r>
        <w:t xml:space="preserve"> software finds single nucleotide polymorphisms (SNPs) in whole genome data. SNP discovery is based on k-mer analysis, and requires no multiple sequence alignment or the selection of a single reference genome. </w:t>
      </w:r>
      <w:r w:rsidR="003D36EE">
        <w:t xml:space="preserve">A SNP locus is defined by the </w:t>
      </w:r>
      <w:r w:rsidR="008E2696">
        <w:t>k-mer</w:t>
      </w:r>
      <w:r w:rsidR="003D36EE">
        <w:t xml:space="preserve"> sequence surrounding the central base, which is the SNP allele, where a </w:t>
      </w:r>
      <w:r w:rsidR="008E2696">
        <w:t>k-mer</w:t>
      </w:r>
      <w:r w:rsidR="003D36EE">
        <w:t xml:space="preserve"> is an oligo of length k. </w:t>
      </w:r>
    </w:p>
    <w:p w14:paraId="2BFCDAD8" w14:textId="372C7B4B" w:rsidR="00C30A73" w:rsidRDefault="00C30A73" w:rsidP="00834746">
      <w:pPr>
        <w:pStyle w:val="PlainText"/>
        <w:tabs>
          <w:tab w:val="left" w:pos="450"/>
        </w:tabs>
      </w:pPr>
      <w:r>
        <w:t xml:space="preserve">The process is outlined in Figure 1. </w:t>
      </w:r>
      <w:r w:rsidR="00716FAE">
        <w:t>kSNP3</w:t>
      </w:r>
      <w:r>
        <w:t xml:space="preserve"> enumerates the </w:t>
      </w:r>
      <w:r w:rsidR="003D36EE">
        <w:t xml:space="preserve">all the </w:t>
      </w:r>
      <w:r w:rsidR="008E2696">
        <w:t>k-mer</w:t>
      </w:r>
      <w:r w:rsidR="003D36EE">
        <w:t xml:space="preserve">s </w:t>
      </w:r>
      <w:r>
        <w:t>in each genome</w:t>
      </w:r>
      <w:r w:rsidR="003D36EE">
        <w:t xml:space="preserve"> using jellyfish (step 1)</w:t>
      </w:r>
      <w:r>
        <w:t xml:space="preserve">. </w:t>
      </w:r>
      <w:r w:rsidR="00BD6AB6">
        <w:t xml:space="preserve">It calculates the </w:t>
      </w:r>
      <w:r w:rsidR="008520B0">
        <w:t xml:space="preserve">average of the </w:t>
      </w:r>
      <w:r w:rsidR="00BD6AB6">
        <w:t xml:space="preserve">mean and median number of kmers from the kmer frequency distribution </w:t>
      </w:r>
      <w:r w:rsidR="008520B0">
        <w:t xml:space="preserve">for each genome, </w:t>
      </w:r>
      <w:r w:rsidR="00BD6AB6">
        <w:t>and</w:t>
      </w:r>
      <w:r w:rsidR="008520B0">
        <w:t xml:space="preserve"> eliminates kmers</w:t>
      </w:r>
      <w:r w:rsidR="005D665C">
        <w:t xml:space="preserve"> occurring less than this number. </w:t>
      </w:r>
      <w:r w:rsidR="000062D2" w:rsidRPr="000062D2">
        <w:rPr>
          <w:rFonts w:cs="Times New Roman"/>
        </w:rPr>
        <w:t>This is a heuristic that allows a flexible kmer count threshold for each genome that depends on the coverage for unassembled genomes, and always results in a threshold of 1 for assembled genomes.</w:t>
      </w:r>
      <w:r w:rsidR="005D665C">
        <w:rPr>
          <w:rFonts w:ascii="Courier New" w:hAnsi="Courier New" w:cs="Courier New"/>
          <w:sz w:val="22"/>
          <w:szCs w:val="22"/>
        </w:rPr>
        <w:t xml:space="preserve"> </w:t>
      </w:r>
      <w:r w:rsidR="003D36EE">
        <w:t xml:space="preserve">(step 2). </w:t>
      </w:r>
      <w:r>
        <w:t xml:space="preserve">It removes </w:t>
      </w:r>
      <w:r w:rsidR="008E2696">
        <w:t>k-mer</w:t>
      </w:r>
      <w:r w:rsidR="003D36EE">
        <w:t xml:space="preserve">s within each genome that would result in </w:t>
      </w:r>
      <w:r>
        <w:t xml:space="preserve">allele conflicts, that is, two or more </w:t>
      </w:r>
      <w:r w:rsidR="008E2696">
        <w:t>k-mer</w:t>
      </w:r>
      <w:r>
        <w:t>s in a single genome that only differ in the center base, since each genome can only have a single allele at a given locus</w:t>
      </w:r>
      <w:r w:rsidR="003D36EE">
        <w:t xml:space="preserve"> (step 3)</w:t>
      </w:r>
      <w:r>
        <w:t xml:space="preserve">. </w:t>
      </w:r>
      <w:r w:rsidR="003D36EE">
        <w:t>The</w:t>
      </w:r>
      <w:r w:rsidR="00F667A8">
        <w:t>n</w:t>
      </w:r>
      <w:r w:rsidR="003D36EE">
        <w:t xml:space="preserve"> it compares the </w:t>
      </w:r>
      <w:r w:rsidR="008E2696">
        <w:t>k-mer</w:t>
      </w:r>
      <w:r w:rsidR="003D36EE">
        <w:t xml:space="preserve">s across genomes to find SNP loci, that is, </w:t>
      </w:r>
      <w:r w:rsidR="008E2696">
        <w:t>k-mer</w:t>
      </w:r>
      <w:r w:rsidR="003D36EE">
        <w:t xml:space="preserve">s in which there are allele differences among at least 2 genomes (steps 4-5). It reports the SNP allele in each genome by comparing the </w:t>
      </w:r>
      <w:r w:rsidR="008E2696">
        <w:t>k-mer</w:t>
      </w:r>
      <w:r w:rsidR="003D36EE">
        <w:t xml:space="preserve"> list for that genome with the SNP loci </w:t>
      </w:r>
      <w:r w:rsidR="003D36EE">
        <w:lastRenderedPageBreak/>
        <w:t xml:space="preserve">(step 6). In genomes for which the user has specified  </w:t>
      </w:r>
      <w:r w:rsidR="001925F7">
        <w:t>that it should find SNP positions, it finds the position and strand</w:t>
      </w:r>
      <w:r w:rsidR="003D36EE">
        <w:t xml:space="preserve"> </w:t>
      </w:r>
      <w:r w:rsidR="001925F7">
        <w:t xml:space="preserve">using MUMmer (step 7). SNP matrices are created from all the SNPs, only the core SNPs, or SNPs that occur in at least the user specified number of genomes, and trees are built using parsimony, neighbor joining, and maximum likelihood (step 8). Tree nodes are labeled with the number of SNPs that correspond to each node or leaf, and SNPs that do not correspond to a branch of a tree are grouped into sets of genomes that share an allele (step 9). Finally, SNPs are annotated with any information available in Genbank or in a </w:t>
      </w:r>
      <w:r w:rsidR="00A43A8C">
        <w:t>GenBank</w:t>
      </w:r>
      <w:r w:rsidR="001925F7">
        <w:t xml:space="preserve"> formatted file uploaded by the user for information about, for example, whether a SNP occurs on a protein </w:t>
      </w:r>
      <w:r w:rsidR="00D25AB8">
        <w:t xml:space="preserve">CDS or mature peptide, </w:t>
      </w:r>
      <w:r w:rsidR="001925F7">
        <w:t>and causes an amino acid difference</w:t>
      </w:r>
      <w:r w:rsidR="00D25AB8">
        <w:t>, or whether it occurs on a 3’ UTR, etc.</w:t>
      </w:r>
      <w:r w:rsidR="001925F7">
        <w:t xml:space="preserve"> (</w:t>
      </w:r>
      <w:r w:rsidR="00D25AB8">
        <w:t xml:space="preserve">step </w:t>
      </w:r>
      <w:r w:rsidR="001925F7">
        <w:t>10).</w:t>
      </w:r>
    </w:p>
    <w:p w14:paraId="1E6461B2" w14:textId="77777777" w:rsidR="003D36EE" w:rsidRDefault="003D36EE" w:rsidP="00834746">
      <w:pPr>
        <w:pStyle w:val="PlainText"/>
        <w:tabs>
          <w:tab w:val="left" w:pos="450"/>
        </w:tabs>
      </w:pPr>
    </w:p>
    <w:p w14:paraId="0C04993F" w14:textId="77777777" w:rsidR="003D36EE" w:rsidRDefault="003D36EE" w:rsidP="00834746">
      <w:pPr>
        <w:pStyle w:val="PlainText"/>
        <w:tabs>
          <w:tab w:val="left" w:pos="450"/>
        </w:tabs>
      </w:pPr>
    </w:p>
    <w:p w14:paraId="2777C67A" w14:textId="77777777" w:rsidR="003D36EE" w:rsidRDefault="003D36EE" w:rsidP="00834746">
      <w:pPr>
        <w:pStyle w:val="PlainText"/>
        <w:tabs>
          <w:tab w:val="left" w:pos="450"/>
        </w:tabs>
      </w:pPr>
    </w:p>
    <w:p w14:paraId="3905FFD3" w14:textId="77777777" w:rsidR="00C30A73" w:rsidRDefault="00C30A73" w:rsidP="00834746">
      <w:pPr>
        <w:pStyle w:val="PlainText"/>
        <w:tabs>
          <w:tab w:val="left" w:pos="450"/>
        </w:tabs>
      </w:pPr>
    </w:p>
    <w:p w14:paraId="363422C3" w14:textId="77777777" w:rsidR="00D25AB8" w:rsidRDefault="00386031" w:rsidP="00822D7D">
      <w:r>
        <w:rPr>
          <w:noProof/>
          <w:lang w:eastAsia="zh-CN"/>
        </w:rPr>
        <w:drawing>
          <wp:inline distT="0" distB="0" distL="0" distR="0" wp14:anchorId="0E8AFEEA" wp14:editId="05620851">
            <wp:extent cx="6268035" cy="4086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2239" cy="4088966"/>
                    </a:xfrm>
                    <a:prstGeom prst="rect">
                      <a:avLst/>
                    </a:prstGeom>
                    <a:noFill/>
                  </pic:spPr>
                </pic:pic>
              </a:graphicData>
            </a:graphic>
          </wp:inline>
        </w:drawing>
      </w:r>
    </w:p>
    <w:p w14:paraId="092655E8" w14:textId="77777777" w:rsidR="00C30A73" w:rsidRDefault="00C30A73" w:rsidP="00822D7D">
      <w:r>
        <w:t xml:space="preserve">Figure 1: diagram outlining </w:t>
      </w:r>
      <w:r w:rsidR="00716FAE">
        <w:t>kSNP3</w:t>
      </w:r>
      <w:r>
        <w:t xml:space="preserve"> process</w:t>
      </w:r>
    </w:p>
    <w:p w14:paraId="0C476163" w14:textId="2F0DDB02" w:rsidR="00320659" w:rsidRDefault="00320659" w:rsidP="00EC2899">
      <w:pPr>
        <w:tabs>
          <w:tab w:val="left" w:pos="450"/>
        </w:tabs>
      </w:pPr>
      <w:r>
        <w:t xml:space="preserve"> </w:t>
      </w:r>
    </w:p>
    <w:p w14:paraId="296FDC9F" w14:textId="7220843C" w:rsidR="00A467FD" w:rsidRPr="00D551FA" w:rsidRDefault="00F826DD" w:rsidP="00D551FA">
      <w:pPr>
        <w:pStyle w:val="Heading1"/>
      </w:pPr>
      <w:bookmarkStart w:id="35" w:name="_Toc112704921"/>
      <w:r w:rsidRPr="00D551FA">
        <w:t>X</w:t>
      </w:r>
      <w:r w:rsidR="00D551FA">
        <w:t>II</w:t>
      </w:r>
      <w:r w:rsidR="00A467FD" w:rsidRPr="00D551FA">
        <w:t xml:space="preserve">  Citations</w:t>
      </w:r>
      <w:bookmarkEnd w:id="35"/>
    </w:p>
    <w:p w14:paraId="436F8871" w14:textId="34A7F8C4" w:rsidR="00D25AB8" w:rsidRDefault="00D25AB8" w:rsidP="00A467FD">
      <w:r>
        <w:t xml:space="preserve">If you use </w:t>
      </w:r>
      <w:r w:rsidRPr="00D551FA">
        <w:rPr>
          <w:b/>
          <w:bCs/>
          <w:i/>
          <w:iCs/>
        </w:rPr>
        <w:t>kSNP</w:t>
      </w:r>
      <w:r w:rsidR="00D551FA" w:rsidRPr="00D551FA">
        <w:rPr>
          <w:b/>
          <w:bCs/>
          <w:i/>
          <w:iCs/>
        </w:rPr>
        <w:t>4</w:t>
      </w:r>
      <w:r w:rsidR="00A54085">
        <w:t xml:space="preserve"> </w:t>
      </w:r>
      <w:r>
        <w:t>please cite</w:t>
      </w:r>
    </w:p>
    <w:p w14:paraId="28D2383C" w14:textId="77777777" w:rsidR="00101860" w:rsidRPr="00101860" w:rsidRDefault="00101860" w:rsidP="00C45B7B">
      <w:r>
        <w:rPr>
          <w:b/>
        </w:rPr>
        <w:t xml:space="preserve">kSNP3: </w:t>
      </w:r>
      <w:r w:rsidRPr="000E55CC">
        <w:rPr>
          <w:rFonts w:eastAsia="Cambria"/>
          <w:szCs w:val="14"/>
        </w:rPr>
        <w:t xml:space="preserve">Gardner, S.N., T. Slezak, and B.G. Hall.  2015.  kSNP3.0: SNP detection and phylogenetic analysis of genomes without genome alignment or reference genomes.  Bioinformatics </w:t>
      </w:r>
      <w:r>
        <w:rPr>
          <w:rFonts w:eastAsia="Cambria"/>
          <w:b/>
          <w:szCs w:val="14"/>
        </w:rPr>
        <w:t xml:space="preserve">31: </w:t>
      </w:r>
      <w:r>
        <w:rPr>
          <w:rFonts w:eastAsia="Cambria"/>
          <w:szCs w:val="14"/>
        </w:rPr>
        <w:t>2877-2878</w:t>
      </w:r>
      <w:r w:rsidRPr="000E55CC">
        <w:rPr>
          <w:rFonts w:eastAsia="Cambria"/>
          <w:szCs w:val="14"/>
        </w:rPr>
        <w:t xml:space="preserve"> doi: 10.1093/bioinformatics/btv271.</w:t>
      </w:r>
    </w:p>
    <w:p w14:paraId="23C41FD4" w14:textId="77777777" w:rsidR="00C45B7B" w:rsidRDefault="00101860" w:rsidP="00C45B7B">
      <w:r>
        <w:rPr>
          <w:b/>
        </w:rPr>
        <w:t>kSNP v2</w:t>
      </w:r>
      <w:r w:rsidR="00A467FD">
        <w:rPr>
          <w:b/>
        </w:rPr>
        <w:t>:</w:t>
      </w:r>
      <w:r w:rsidR="00A467FD">
        <w:t xml:space="preserve"> </w:t>
      </w:r>
      <w:r w:rsidR="00C45B7B">
        <w:t xml:space="preserve">Gardner, S. N. and B. G. Hall.  2013  </w:t>
      </w:r>
      <w:r w:rsidR="00C45B7B" w:rsidRPr="00EF162C">
        <w:t xml:space="preserve">When whole-genome alignments just won't work: </w:t>
      </w:r>
      <w:r w:rsidR="00716FAE">
        <w:t>kSNP3</w:t>
      </w:r>
      <w:r w:rsidR="00C45B7B" w:rsidRPr="00EF162C">
        <w:t xml:space="preserve"> v2 software for alignment-fr</w:t>
      </w:r>
      <w:r w:rsidR="00C45B7B">
        <w:t>ee SNP discovery and</w:t>
      </w:r>
      <w:r w:rsidR="00C45B7B" w:rsidRPr="00EF162C">
        <w:t xml:space="preserve"> phylogenetics of hundreds of microbial genomes</w:t>
      </w:r>
      <w:r w:rsidR="00C45B7B">
        <w:t xml:space="preserve">.  </w:t>
      </w:r>
    </w:p>
    <w:p w14:paraId="3605CD2D" w14:textId="77777777" w:rsidR="006245A4" w:rsidRDefault="00C45B7B" w:rsidP="00C45B7B">
      <w:r>
        <w:t xml:space="preserve">PLoS One </w:t>
      </w:r>
      <w:r w:rsidRPr="0023344F">
        <w:t>8(12): e81760. doi:10.1371/journal.pone.0081760</w:t>
      </w:r>
    </w:p>
    <w:p w14:paraId="179D03ED" w14:textId="77777777" w:rsidR="006245A4" w:rsidRDefault="006245A4" w:rsidP="00A467FD"/>
    <w:p w14:paraId="7DAC66FF" w14:textId="77777777" w:rsidR="00A54085" w:rsidRDefault="00A54085" w:rsidP="00A467FD">
      <w:r>
        <w:t>Citation for kSNP v1 is:</w:t>
      </w:r>
    </w:p>
    <w:p w14:paraId="59F844EA" w14:textId="77777777" w:rsidR="00A467FD" w:rsidRDefault="00A467FD" w:rsidP="00A467FD">
      <w:r w:rsidRPr="00A467FD">
        <w:lastRenderedPageBreak/>
        <w:t>Gardner SN, Slezak T. Scalable SNP analyses of 100+ bacterial or viral genomes. 2010. J. Forensic Research, 1:107.</w:t>
      </w:r>
    </w:p>
    <w:p w14:paraId="24789DA6" w14:textId="77777777" w:rsidR="00A467FD" w:rsidRDefault="00A467FD" w:rsidP="00A467FD"/>
    <w:p w14:paraId="4244BE93" w14:textId="1E25B812" w:rsidR="00A54085" w:rsidRDefault="00A54085" w:rsidP="00A467FD">
      <w:r w:rsidRPr="00D551FA">
        <w:rPr>
          <w:b/>
          <w:bCs/>
          <w:i/>
          <w:iCs/>
        </w:rPr>
        <w:t>kSNP</w:t>
      </w:r>
      <w:r w:rsidR="00D551FA" w:rsidRPr="00D551FA">
        <w:rPr>
          <w:b/>
          <w:bCs/>
          <w:i/>
          <w:iCs/>
        </w:rPr>
        <w:t>4</w:t>
      </w:r>
      <w:r>
        <w:t xml:space="preserve"> incorporates six third-party programs, which we gratefully acknowledge.  These are:</w:t>
      </w:r>
    </w:p>
    <w:p w14:paraId="624FDC00" w14:textId="77777777" w:rsidR="00796B9B" w:rsidRPr="00796B9B" w:rsidRDefault="00A467FD" w:rsidP="00796B9B">
      <w:r>
        <w:rPr>
          <w:b/>
        </w:rPr>
        <w:t xml:space="preserve">Jellyfish:  </w:t>
      </w:r>
      <w:r w:rsidR="00796B9B" w:rsidRPr="00796B9B">
        <w:t xml:space="preserve">Guillaume Marcais and Carl Kingsford, A fast, lock-free approach for efficient parallel counting of occurrences of k-mers. Bioinformatics (2011) 27(6): 764-770 (first published online January 7, 2011) doi:10.1093/bioinformatics/btr011 </w:t>
      </w:r>
    </w:p>
    <w:p w14:paraId="2CB7DA98" w14:textId="77777777" w:rsidR="00A467FD" w:rsidRDefault="00A467FD" w:rsidP="00A467FD"/>
    <w:p w14:paraId="2449D6F5" w14:textId="77777777" w:rsidR="00796B9B" w:rsidRDefault="00796B9B" w:rsidP="00A467FD">
      <w:r>
        <w:rPr>
          <w:b/>
        </w:rPr>
        <w:t>FastTree:</w:t>
      </w:r>
      <w:r>
        <w:t xml:space="preserve">  </w:t>
      </w:r>
      <w:r w:rsidRPr="00796B9B">
        <w:t>Price, M.N., Dehal, P.S., and Arkin, A.P. (2010) FastTree 2 -- Approximately Maximum-Likelihood Trees for Large Alignments. PLoS ONE, 5(3):e9490. do</w:t>
      </w:r>
      <w:r>
        <w:t>i:10.1371/journal.pone.0009490.</w:t>
      </w:r>
    </w:p>
    <w:p w14:paraId="3FC83165" w14:textId="77777777" w:rsidR="00796B9B" w:rsidRDefault="00796B9B" w:rsidP="00A467FD"/>
    <w:p w14:paraId="7E1BD8F6" w14:textId="77777777" w:rsidR="00796B9B" w:rsidRPr="00251029" w:rsidRDefault="00796B9B" w:rsidP="00251029">
      <w:pPr>
        <w:widowControl w:val="0"/>
        <w:autoSpaceDE w:val="0"/>
        <w:autoSpaceDN w:val="0"/>
        <w:adjustRightInd w:val="0"/>
        <w:rPr>
          <w:rFonts w:cs="Times New Roman"/>
          <w:szCs w:val="32"/>
        </w:rPr>
      </w:pPr>
      <w:r>
        <w:rPr>
          <w:b/>
        </w:rPr>
        <w:t>Parsimonator:</w:t>
      </w:r>
      <w:r>
        <w:t xml:space="preserve"> </w:t>
      </w:r>
      <w:r w:rsidR="00251029" w:rsidRPr="00251029">
        <w:rPr>
          <w:rFonts w:cs="Times New Roman"/>
          <w:szCs w:val="32"/>
        </w:rPr>
        <w:t>A. Stamatakis distributed under GNU GPL via</w:t>
      </w:r>
      <w:r w:rsidR="00251029">
        <w:rPr>
          <w:rFonts w:cs="Times New Roman"/>
          <w:szCs w:val="32"/>
        </w:rPr>
        <w:t xml:space="preserve"> </w:t>
      </w:r>
      <w:hyperlink r:id="rId18" w:history="1">
        <w:r w:rsidR="00251029" w:rsidRPr="00251029">
          <w:rPr>
            <w:rFonts w:cs="Times New Roman"/>
            <w:color w:val="094EE5"/>
            <w:szCs w:val="32"/>
            <w:u w:val="single" w:color="094EE5"/>
          </w:rPr>
          <w:t>www.exelixis-.lab.org</w:t>
        </w:r>
      </w:hyperlink>
      <w:r w:rsidR="00251029" w:rsidRPr="00251029">
        <w:rPr>
          <w:rFonts w:cs="Times New Roman"/>
          <w:szCs w:val="32"/>
        </w:rPr>
        <w:t xml:space="preserve"> and</w:t>
      </w:r>
      <w:r w:rsidR="00251029">
        <w:rPr>
          <w:rFonts w:cs="Times New Roman"/>
          <w:szCs w:val="32"/>
        </w:rPr>
        <w:t xml:space="preserve"> </w:t>
      </w:r>
      <w:hyperlink r:id="rId19" w:history="1">
        <w:r w:rsidR="00251029" w:rsidRPr="00251029">
          <w:rPr>
            <w:rFonts w:cs="Times New Roman"/>
            <w:color w:val="094EE5"/>
            <w:szCs w:val="32"/>
            <w:u w:val="single" w:color="094EE5"/>
          </w:rPr>
          <w:t>https://github.com/stamatak</w:t>
        </w:r>
      </w:hyperlink>
      <w:r w:rsidR="00251029">
        <w:rPr>
          <w:rFonts w:cs="Times New Roman"/>
          <w:szCs w:val="32"/>
        </w:rPr>
        <w:t>.</w:t>
      </w:r>
    </w:p>
    <w:p w14:paraId="0D5F5D71" w14:textId="77777777" w:rsidR="00796B9B" w:rsidRDefault="00796B9B" w:rsidP="00A467FD"/>
    <w:p w14:paraId="1E906622" w14:textId="77777777" w:rsidR="00796B9B" w:rsidRPr="00C557F7" w:rsidRDefault="00796B9B" w:rsidP="00C557F7">
      <w:r>
        <w:rPr>
          <w:b/>
        </w:rPr>
        <w:t xml:space="preserve">Mummer:  </w:t>
      </w:r>
      <w:r w:rsidR="00C557F7" w:rsidRPr="00C557F7">
        <w:t>Stefan Kurtz</w:t>
      </w:r>
      <w:r w:rsidR="00C557F7">
        <w:t xml:space="preserve">, </w:t>
      </w:r>
      <w:r w:rsidR="00C557F7" w:rsidRPr="00C557F7">
        <w:t>Adam Phillippy, Arthur L Delcher, Michael Smoot</w:t>
      </w:r>
      <w:r w:rsidR="00C557F7">
        <w:t xml:space="preserve">, </w:t>
      </w:r>
      <w:r w:rsidR="00C557F7" w:rsidRPr="00C557F7">
        <w:t>Martin Shumway, Corina Antonescu</w:t>
      </w:r>
      <w:r w:rsidR="00C557F7">
        <w:t xml:space="preserve">, </w:t>
      </w:r>
      <w:r w:rsidR="00C557F7" w:rsidRPr="00C557F7">
        <w:t>and Steven L Salzberg</w:t>
      </w:r>
      <w:r w:rsidR="00C557F7">
        <w:t xml:space="preserve"> (2004) Versatile and open software for comparing large genomes.  Genome Biology </w:t>
      </w:r>
      <w:r w:rsidR="00C557F7">
        <w:rPr>
          <w:b/>
        </w:rPr>
        <w:t>5</w:t>
      </w:r>
      <w:r w:rsidR="00C557F7">
        <w:t>: R12</w:t>
      </w:r>
    </w:p>
    <w:p w14:paraId="24AAF507" w14:textId="77777777" w:rsidR="00796B9B" w:rsidRDefault="00796B9B" w:rsidP="00A467FD"/>
    <w:p w14:paraId="4D86DCBE" w14:textId="77777777" w:rsidR="007D660C" w:rsidRDefault="00194567" w:rsidP="00A467FD">
      <w:r>
        <w:rPr>
          <w:b/>
        </w:rPr>
        <w:t>sa</w:t>
      </w:r>
      <w:r w:rsidR="00796B9B">
        <w:rPr>
          <w:b/>
        </w:rPr>
        <w:t>:</w:t>
      </w:r>
      <w:r w:rsidR="00796B9B">
        <w:t xml:space="preserve">  </w:t>
      </w:r>
      <w:r>
        <w:t>Hysom DA, Naraghi-Arani P, Elsheikh M, Carrillo AC, Williams PL, et al. (2012) Skip the Alignment: Degenerate, Multiplex Primer and Probe Design Using K-mer Matching Instead of Alignments. PLoS ONE 7(4): e34560. doi:10.1371/journal.pone.0034560</w:t>
      </w:r>
    </w:p>
    <w:p w14:paraId="49CF3EA3" w14:textId="77777777" w:rsidR="007D660C" w:rsidRDefault="007D660C" w:rsidP="00A467FD"/>
    <w:p w14:paraId="2EA2D659" w14:textId="77777777" w:rsidR="00C557F7" w:rsidRPr="007D660C" w:rsidRDefault="007D660C" w:rsidP="00A467FD">
      <w:r w:rsidRPr="00957FD9">
        <w:rPr>
          <w:b/>
        </w:rPr>
        <w:t>Consense</w:t>
      </w:r>
      <w:r w:rsidRPr="00957FD9">
        <w:t xml:space="preserve">:  Consense is part </w:t>
      </w:r>
      <w:r w:rsidR="007C0ECE">
        <w:t xml:space="preserve">of the Phylip suite of programs distributed via </w:t>
      </w:r>
      <w:hyperlink r:id="rId20" w:history="1">
        <w:r w:rsidR="007C0ECE" w:rsidRPr="007C0ECE">
          <w:rPr>
            <w:rStyle w:val="Hyperlink"/>
          </w:rPr>
          <w:t>http://evolution.genetics.washington.edu/phylip.html</w:t>
        </w:r>
      </w:hyperlink>
      <w:r w:rsidR="00957FD9" w:rsidRPr="00957FD9">
        <w:t xml:space="preserve">  </w:t>
      </w:r>
      <w:bookmarkStart w:id="36" w:name="citation"/>
      <w:r w:rsidR="00957FD9" w:rsidRPr="00957FD9">
        <w:t>Felsenstein, J. 2005. PHYLIP (Phylogeny Inference Package) version 3.6. Distributed by the author. Department of Genome Sciences, University of Washington, Seattle.</w:t>
      </w:r>
      <w:bookmarkEnd w:id="36"/>
    </w:p>
    <w:p w14:paraId="3805D3B9" w14:textId="05D46A67" w:rsidR="00C557F7" w:rsidRPr="00D551FA" w:rsidRDefault="00173A29" w:rsidP="00D551FA">
      <w:pPr>
        <w:pStyle w:val="Heading1"/>
      </w:pPr>
      <w:bookmarkStart w:id="37" w:name="_Toc112704922"/>
      <w:r w:rsidRPr="00D551FA">
        <w:t>X</w:t>
      </w:r>
      <w:r w:rsidR="00C557F7" w:rsidRPr="00D551FA">
        <w:t>I</w:t>
      </w:r>
      <w:r w:rsidR="00D551FA" w:rsidRPr="00D551FA">
        <w:t>II</w:t>
      </w:r>
      <w:r w:rsidR="00C557F7" w:rsidRPr="00D551FA">
        <w:t xml:space="preserve">  Licenses</w:t>
      </w:r>
      <w:bookmarkEnd w:id="37"/>
    </w:p>
    <w:p w14:paraId="52982D4F" w14:textId="18479774" w:rsidR="00D1567E" w:rsidRDefault="00716FAE" w:rsidP="00C557F7">
      <w:r w:rsidRPr="00D551FA">
        <w:rPr>
          <w:b/>
          <w:bCs/>
          <w:i/>
          <w:iCs/>
        </w:rPr>
        <w:t>KSNP</w:t>
      </w:r>
      <w:r w:rsidR="00D551FA" w:rsidRPr="00D551FA">
        <w:rPr>
          <w:b/>
          <w:bCs/>
          <w:i/>
          <w:iCs/>
        </w:rPr>
        <w:t>4</w:t>
      </w:r>
      <w:r w:rsidR="007D660C">
        <w:t xml:space="preserve"> </w:t>
      </w:r>
      <w:r w:rsidR="00D1567E" w:rsidRPr="00D1567E">
        <w:t xml:space="preserve">by </w:t>
      </w:r>
      <w:r w:rsidR="00D551FA">
        <w:t xml:space="preserve">Barry G. Hall, Jeremiah Nisbet and </w:t>
      </w:r>
      <w:proofErr w:type="spellStart"/>
      <w:r w:rsidR="00D1567E" w:rsidRPr="00D1567E">
        <w:t>Shea</w:t>
      </w:r>
      <w:proofErr w:type="spellEnd"/>
      <w:r w:rsidR="00D1567E" w:rsidRPr="00D1567E">
        <w:t xml:space="preserve"> N. Gardner</w:t>
      </w:r>
      <w:r w:rsidR="00C557F7">
        <w:t xml:space="preserve"> is distributed under the terms of the BSD OPENSOURCE LICENSE</w:t>
      </w:r>
      <w:r w:rsidR="00D1567E">
        <w:t xml:space="preserve">. </w:t>
      </w:r>
    </w:p>
    <w:p w14:paraId="0D89FB09" w14:textId="01703D19" w:rsidR="00D551FA" w:rsidRDefault="00D551FA" w:rsidP="00C557F7"/>
    <w:p w14:paraId="49E49DBB" w14:textId="0014A8E2" w:rsidR="00D551FA" w:rsidRPr="00D551FA" w:rsidRDefault="00D551FA" w:rsidP="00C557F7">
      <w:r w:rsidRPr="00D551FA">
        <w:rPr>
          <w:b/>
          <w:bCs/>
          <w:i/>
          <w:iCs/>
        </w:rPr>
        <w:t>kSNP4</w:t>
      </w:r>
      <w:r>
        <w:t xml:space="preserve"> is derived from and based upon </w:t>
      </w:r>
      <w:r>
        <w:rPr>
          <w:b/>
          <w:bCs/>
          <w:i/>
          <w:iCs/>
        </w:rPr>
        <w:t>kSNP3</w:t>
      </w:r>
      <w:r>
        <w:t xml:space="preserve"> by </w:t>
      </w:r>
      <w:proofErr w:type="spellStart"/>
      <w:r>
        <w:t>Shea</w:t>
      </w:r>
      <w:proofErr w:type="spellEnd"/>
      <w:r>
        <w:t xml:space="preserve"> N. Gardner and Barry G. Hall</w:t>
      </w:r>
    </w:p>
    <w:p w14:paraId="330F0605" w14:textId="77777777" w:rsidR="00D1567E" w:rsidRDefault="007D660C" w:rsidP="00D1567E">
      <w:r>
        <w:t>Copyright (c) 2014</w:t>
      </w:r>
      <w:r w:rsidR="00D1567E">
        <w:t>, Lawrence Livermore National Security, LLC.</w:t>
      </w:r>
    </w:p>
    <w:p w14:paraId="6266AAE2" w14:textId="77777777" w:rsidR="00D1567E" w:rsidRDefault="00D1567E" w:rsidP="00D1567E">
      <w:r>
        <w:t>Produced at the Lawrence Livermore National Laboratory</w:t>
      </w:r>
    </w:p>
    <w:p w14:paraId="17B67B5E" w14:textId="77777777" w:rsidR="00D1567E" w:rsidRDefault="00D1567E" w:rsidP="00D1567E">
      <w:r>
        <w:t>Written by Shea N. Gardner, gardner26@llnl.gov</w:t>
      </w:r>
    </w:p>
    <w:p w14:paraId="4EA781C4" w14:textId="77777777" w:rsidR="00D1567E" w:rsidRDefault="007D660C" w:rsidP="00D1567E">
      <w:r>
        <w:t>kSNP3</w:t>
      </w:r>
      <w:r w:rsidR="00D1567E">
        <w:t xml:space="preserve"> i</w:t>
      </w:r>
      <w:r w:rsidR="00D1567E" w:rsidRPr="006329F6">
        <w:t xml:space="preserve">s </w:t>
      </w:r>
      <w:r w:rsidR="00D1567E" w:rsidRPr="00B871D8">
        <w:t>LLNL-CODE-610052</w:t>
      </w:r>
    </w:p>
    <w:p w14:paraId="0B2A1406" w14:textId="77777777" w:rsidR="00D1567E" w:rsidRDefault="00D1567E" w:rsidP="00D1567E"/>
    <w:p w14:paraId="684ED928" w14:textId="77777777" w:rsidR="00D1567E" w:rsidRDefault="00716FAE" w:rsidP="00D1567E">
      <w:r>
        <w:t>kSNP3</w:t>
      </w:r>
    </w:p>
    <w:p w14:paraId="33EDCF77" w14:textId="77777777" w:rsidR="00D1567E" w:rsidRDefault="00D1567E" w:rsidP="00D1567E">
      <w:r>
        <w:t>by Shea N. Gardner</w:t>
      </w:r>
    </w:p>
    <w:p w14:paraId="453CCC57" w14:textId="77777777" w:rsidR="00D1567E" w:rsidRDefault="00D1567E" w:rsidP="00D1567E"/>
    <w:p w14:paraId="487803B7" w14:textId="77777777" w:rsidR="00D1567E" w:rsidRDefault="00716FAE" w:rsidP="00D1567E">
      <w:r>
        <w:t>kSNP3</w:t>
      </w:r>
      <w:r w:rsidR="00D1567E">
        <w:t xml:space="preserve"> </w:t>
      </w:r>
      <w:r w:rsidR="00D1567E" w:rsidRPr="00B871D8">
        <w:t>OCEC-12-091</w:t>
      </w:r>
    </w:p>
    <w:p w14:paraId="3F3362B7" w14:textId="77777777" w:rsidR="00D1567E" w:rsidRDefault="00D1567E" w:rsidP="00D1567E"/>
    <w:p w14:paraId="315EDB27" w14:textId="77777777" w:rsidR="00D1567E" w:rsidRPr="00D1567E" w:rsidRDefault="00D1567E" w:rsidP="00D1567E">
      <w:pPr>
        <w:rPr>
          <w:sz w:val="20"/>
        </w:rPr>
      </w:pPr>
      <w:r w:rsidRPr="00D1567E">
        <w:rPr>
          <w:sz w:val="20"/>
        </w:rPr>
        <w:t>All rights reserved.</w:t>
      </w:r>
    </w:p>
    <w:p w14:paraId="1F0A2463" w14:textId="77777777" w:rsidR="00D1567E" w:rsidRPr="00D1567E" w:rsidRDefault="00D1567E" w:rsidP="00D1567E">
      <w:pPr>
        <w:rPr>
          <w:sz w:val="20"/>
        </w:rPr>
      </w:pPr>
      <w:r w:rsidRPr="00D1567E">
        <w:rPr>
          <w:sz w:val="20"/>
        </w:rPr>
        <w:t>Redistribution and use in source and binary forms, with or without modification, are permitted provided that the following conditions are met:</w:t>
      </w:r>
    </w:p>
    <w:p w14:paraId="6322ACCD" w14:textId="77777777" w:rsidR="00D1567E" w:rsidRPr="00D1567E" w:rsidRDefault="00D1567E" w:rsidP="00D1567E">
      <w:pPr>
        <w:rPr>
          <w:sz w:val="20"/>
        </w:rPr>
      </w:pPr>
      <w:r w:rsidRPr="00D1567E">
        <w:rPr>
          <w:sz w:val="20"/>
        </w:rPr>
        <w:t xml:space="preserve"> Redistributions of source code must retain the above copyright notice, this list of conditions and the disclaimer below.</w:t>
      </w:r>
    </w:p>
    <w:p w14:paraId="444C0F36" w14:textId="77777777" w:rsidR="00D1567E" w:rsidRPr="00D1567E" w:rsidRDefault="00D1567E" w:rsidP="00D1567E">
      <w:pPr>
        <w:rPr>
          <w:sz w:val="20"/>
        </w:rPr>
      </w:pPr>
      <w:r w:rsidRPr="00D1567E">
        <w:rPr>
          <w:sz w:val="20"/>
        </w:rPr>
        <w:t xml:space="preserve"> Redistributions in binary form must reproduce the above copyright notice, this list of conditions and the disclaimer (as noted below) in the documentation and/or other materials provided with the distribution.</w:t>
      </w:r>
    </w:p>
    <w:p w14:paraId="34F0632F" w14:textId="77777777" w:rsidR="00D1567E" w:rsidRPr="00D1567E" w:rsidRDefault="00D1567E" w:rsidP="00D1567E">
      <w:pPr>
        <w:rPr>
          <w:sz w:val="20"/>
        </w:rPr>
      </w:pPr>
      <w:r w:rsidRPr="00D1567E">
        <w:rPr>
          <w:sz w:val="20"/>
        </w:rPr>
        <w:t xml:space="preserve"> Neither the name of the LLNS/LLNL nor the names of its contributors may be used to endorse or promote products derived from this software without specific prior written permission.</w:t>
      </w:r>
    </w:p>
    <w:p w14:paraId="0519D061" w14:textId="77777777" w:rsidR="00D1567E" w:rsidRPr="00D1567E" w:rsidRDefault="00D1567E" w:rsidP="00D1567E">
      <w:pPr>
        <w:rPr>
          <w:sz w:val="20"/>
        </w:rPr>
      </w:pPr>
      <w:r w:rsidRPr="00D1567E">
        <w:rPr>
          <w:sz w:val="20"/>
        </w:rPr>
        <w:lastRenderedPageBreak/>
        <w:t>THIS SOFTWARE IS PROVIDED BY THE COPYRIGHT HOLDERS AND CONTRIBUTORS "AS IS" AND ANY EXPRESS OR IMPLIED WARRANTIES, INCLUDING, BUT NOT LIMITED TO, THE IMPLIED WARRANTIES OF MERCHANTABILITY AND FITNESS FOR A PARTICULAR PURPOSE ARE DISCLAIMED. IN NO EVENT SHALL LAWRENCE LIVERMORE NATIONAL SECURITY, LLC, THE U.S. DEPARTMENT OF ENERGY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w:t>
      </w:r>
    </w:p>
    <w:p w14:paraId="4A5BC598" w14:textId="77777777" w:rsidR="00D1567E" w:rsidRPr="00D1567E" w:rsidRDefault="00D1567E" w:rsidP="00D1567E">
      <w:pPr>
        <w:rPr>
          <w:sz w:val="20"/>
        </w:rPr>
      </w:pPr>
      <w:r w:rsidRPr="00D1567E">
        <w:rPr>
          <w:sz w:val="20"/>
        </w:rPr>
        <w:t>IN ANY WAY OUT OF THE USE OF THIS SOFTWARE, EVEN IF ADVISED OF THE POSSIBILITY OF SUCH DAMAGE.</w:t>
      </w:r>
    </w:p>
    <w:p w14:paraId="3DB84670" w14:textId="77777777" w:rsidR="00D1567E" w:rsidRPr="00D1567E" w:rsidRDefault="00D1567E" w:rsidP="00D1567E">
      <w:pPr>
        <w:rPr>
          <w:sz w:val="20"/>
        </w:rPr>
      </w:pPr>
      <w:r w:rsidRPr="00D1567E">
        <w:rPr>
          <w:sz w:val="20"/>
        </w:rPr>
        <w:t>Additional BSD Notice</w:t>
      </w:r>
    </w:p>
    <w:p w14:paraId="617317F1" w14:textId="77777777" w:rsidR="00D1567E" w:rsidRPr="00D1567E" w:rsidRDefault="00D1567E" w:rsidP="00D1567E">
      <w:pPr>
        <w:rPr>
          <w:sz w:val="20"/>
        </w:rPr>
      </w:pPr>
      <w:r w:rsidRPr="00D1567E">
        <w:rPr>
          <w:sz w:val="20"/>
        </w:rPr>
        <w:t>1. This notice is required to be provided under our contract with the U.S. Department of Energy (DOE). This work was produced at Lawrence Livermore National Laboratory under Contract No. DE-AC52-07NA27344 with the DOE.</w:t>
      </w:r>
    </w:p>
    <w:p w14:paraId="176A6FEA" w14:textId="77777777" w:rsidR="00D1567E" w:rsidRPr="00D1567E" w:rsidRDefault="00D1567E" w:rsidP="00D1567E">
      <w:pPr>
        <w:rPr>
          <w:sz w:val="20"/>
        </w:rPr>
      </w:pPr>
      <w:r w:rsidRPr="00D1567E">
        <w:rPr>
          <w:sz w:val="20"/>
        </w:rPr>
        <w:t>2. Neither the United States Government nor Lawrence Livermore National Security, LLC nor any of their employees, makes any warranty, express or implied, or assumes any liability or responsibility for the accuracy, completeness, or usefulness of any information, apparatus, product, or process disclosed, or represents that its use would not infringe privately-owned rights.</w:t>
      </w:r>
    </w:p>
    <w:p w14:paraId="6954250B" w14:textId="77777777" w:rsidR="00D1567E" w:rsidRPr="00D1567E" w:rsidRDefault="00D1567E" w:rsidP="00D1567E">
      <w:pPr>
        <w:rPr>
          <w:sz w:val="20"/>
        </w:rPr>
      </w:pPr>
      <w:r w:rsidRPr="00D1567E">
        <w:rPr>
          <w:sz w:val="20"/>
        </w:rPr>
        <w:t>3. Also, reference herein to any specific commercial products, process, or services by trade name, trademark, manufacturer or otherwise does not necessarily constitute or imply its endorsement, recommendation, or favoring by the United States Government or Lawrence Livermore National Security, LLC. The views and opinions of authors expressed herein do not necessarily state or reflect those of the United States Government or Lawrence Livermore National Security, LLC, and shall not be used for advertising or product endorsement purposes.</w:t>
      </w:r>
    </w:p>
    <w:p w14:paraId="5C1E0A4F" w14:textId="77777777" w:rsidR="00C557F7" w:rsidRDefault="00D1567E" w:rsidP="00C557F7">
      <w:r>
        <w:t xml:space="preserve"> </w:t>
      </w:r>
    </w:p>
    <w:p w14:paraId="077E6772" w14:textId="77777777" w:rsidR="00D1567E" w:rsidRDefault="00C557F7" w:rsidP="00C557F7">
      <w:r>
        <w:t>Jellyfish is distributed unde</w:t>
      </w:r>
      <w:r w:rsidR="00D1567E">
        <w:t xml:space="preserve">r the terms of the GNU GENERAL PUBLIC LICENSE.  Source code for Jellyfish is freely obtainable at </w:t>
      </w:r>
      <w:hyperlink r:id="rId21" w:history="1">
        <w:r w:rsidR="00D1567E" w:rsidRPr="00D1567E">
          <w:rPr>
            <w:rStyle w:val="Hyperlink"/>
          </w:rPr>
          <w:t>http://www.cbcb.umd.edu/software/jellyfish/</w:t>
        </w:r>
      </w:hyperlink>
      <w:r w:rsidR="00D1567E">
        <w:t>.</w:t>
      </w:r>
    </w:p>
    <w:p w14:paraId="175345BA" w14:textId="77777777" w:rsidR="00D1567E" w:rsidRDefault="00D1567E" w:rsidP="00C557F7"/>
    <w:p w14:paraId="70A6A4B8" w14:textId="77777777" w:rsidR="00D1567E" w:rsidRDefault="00D1567E" w:rsidP="00C557F7">
      <w:r>
        <w:t>FastTree</w:t>
      </w:r>
      <w:r w:rsidR="00110A4D">
        <w:t>MP</w:t>
      </w:r>
      <w:r>
        <w:t xml:space="preserve"> is distributed under the terms of the GNU GENERAL PUBLIC LICENSE.  Source code for FastTree</w:t>
      </w:r>
      <w:r w:rsidR="00110A4D">
        <w:t>MP</w:t>
      </w:r>
      <w:r>
        <w:t xml:space="preserve"> is freely obtainable at </w:t>
      </w:r>
      <w:hyperlink r:id="rId22" w:anchor="Install" w:history="1">
        <w:r w:rsidRPr="00D1567E">
          <w:rPr>
            <w:rStyle w:val="Hyperlink"/>
          </w:rPr>
          <w:t>http://www.microbesonline.org/fasttree/ - Install</w:t>
        </w:r>
      </w:hyperlink>
      <w:r>
        <w:t>.</w:t>
      </w:r>
    </w:p>
    <w:p w14:paraId="440A10DE" w14:textId="77777777" w:rsidR="00D1567E" w:rsidRDefault="00D1567E" w:rsidP="00C557F7"/>
    <w:p w14:paraId="5135EF63" w14:textId="77777777" w:rsidR="00D1567E" w:rsidRDefault="00D1567E" w:rsidP="00C557F7">
      <w:r>
        <w:t>Parsimonator is distributed under the terms of the GNU GENERAL PUBLIC LICENSE.  Source code for Parsimonator is freely obtainable at</w:t>
      </w:r>
      <w:r w:rsidR="003906AC">
        <w:t xml:space="preserve"> </w:t>
      </w:r>
      <w:hyperlink r:id="rId23" w:history="1">
        <w:r w:rsidR="003906AC" w:rsidRPr="003906AC">
          <w:rPr>
            <w:rStyle w:val="Hyperlink"/>
          </w:rPr>
          <w:t>http://www.exelixis-lab.org/</w:t>
        </w:r>
      </w:hyperlink>
      <w:r w:rsidR="003906AC">
        <w:t xml:space="preserve"> by going to the Software tab and scrolling down to Parsimonator.</w:t>
      </w:r>
    </w:p>
    <w:p w14:paraId="1D2D8188" w14:textId="77777777" w:rsidR="00D1567E" w:rsidRDefault="00D1567E" w:rsidP="00C557F7"/>
    <w:p w14:paraId="75CF0CB4" w14:textId="77777777" w:rsidR="003906AC" w:rsidRDefault="00D1567E" w:rsidP="00C557F7">
      <w:r>
        <w:t>Mummer is d</w:t>
      </w:r>
      <w:r w:rsidR="000C63D9">
        <w:t>istributed und</w:t>
      </w:r>
      <w:r>
        <w:t>er the terms of the Open Source Ini</w:t>
      </w:r>
      <w:r w:rsidR="009555EF">
        <w:t>t</w:t>
      </w:r>
      <w:r>
        <w:t>iative License.  Source code for Mummer is freely obtainiable at</w:t>
      </w:r>
      <w:r w:rsidR="003906AC">
        <w:t xml:space="preserve"> </w:t>
      </w:r>
      <w:hyperlink r:id="rId24" w:history="1">
        <w:r w:rsidR="003906AC" w:rsidRPr="003906AC">
          <w:rPr>
            <w:rStyle w:val="Hyperlink"/>
          </w:rPr>
          <w:t>http://mummer.sourceforge.net/</w:t>
        </w:r>
      </w:hyperlink>
    </w:p>
    <w:p w14:paraId="23274E7A" w14:textId="77777777" w:rsidR="003906AC" w:rsidRDefault="003906AC" w:rsidP="00C557F7"/>
    <w:p w14:paraId="35FA662D" w14:textId="77777777" w:rsidR="00A51E23" w:rsidRDefault="00194567" w:rsidP="00C557F7">
      <w:r>
        <w:t xml:space="preserve">sa is part of PriMux </w:t>
      </w:r>
      <w:r w:rsidRPr="00194567">
        <w:t>which is available as open source on sourceforge</w:t>
      </w:r>
      <w:r>
        <w:t xml:space="preserve"> </w:t>
      </w:r>
      <w:hyperlink r:id="rId25" w:history="1">
        <w:r w:rsidRPr="00194567">
          <w:rPr>
            <w:rStyle w:val="Hyperlink"/>
          </w:rPr>
          <w:t>http://sourceforge.net/projects/primux/</w:t>
        </w:r>
      </w:hyperlink>
      <w:r w:rsidRPr="00194567">
        <w:t xml:space="preserve"> </w:t>
      </w:r>
      <w:r>
        <w:t>.</w:t>
      </w:r>
    </w:p>
    <w:p w14:paraId="622EAD9A" w14:textId="77777777" w:rsidR="00957FD9" w:rsidRDefault="00957FD9" w:rsidP="00C557F7"/>
    <w:p w14:paraId="33C6E44F" w14:textId="77777777" w:rsidR="00A51E23" w:rsidRDefault="00957FD9" w:rsidP="00C557F7">
      <w:r>
        <w:t xml:space="preserve">Consense, part of the Phylip suite, is distributed under an open-source </w:t>
      </w:r>
      <w:r w:rsidR="007C0ECE">
        <w:t xml:space="preserve">license.  See </w:t>
      </w:r>
      <w:hyperlink r:id="rId26" w:history="1">
        <w:r w:rsidR="007C0ECE" w:rsidRPr="007C0ECE">
          <w:rPr>
            <w:rStyle w:val="Hyperlink"/>
          </w:rPr>
          <w:t>http://evolution.genetics.washington.edu/phylip/doc/main.html</w:t>
        </w:r>
      </w:hyperlink>
      <w:r w:rsidR="007C0ECE">
        <w:t>.</w:t>
      </w:r>
    </w:p>
    <w:p w14:paraId="70316BBC" w14:textId="77777777" w:rsidR="003906AC" w:rsidRDefault="003906AC" w:rsidP="00C557F7"/>
    <w:p w14:paraId="32FEFE9D" w14:textId="339F9263" w:rsidR="007173B1" w:rsidRPr="00D551FA" w:rsidRDefault="00173A29" w:rsidP="00D551FA">
      <w:pPr>
        <w:pStyle w:val="Heading1"/>
      </w:pPr>
      <w:bookmarkStart w:id="38" w:name="_Toc112704923"/>
      <w:r w:rsidRPr="00D551FA">
        <w:t>XII</w:t>
      </w:r>
      <w:r w:rsidR="00D551FA" w:rsidRPr="00D551FA">
        <w:t>I</w:t>
      </w:r>
      <w:r w:rsidR="003906AC" w:rsidRPr="00D551FA">
        <w:t xml:space="preserve">  </w:t>
      </w:r>
      <w:r w:rsidR="00593E9C" w:rsidRPr="00D551FA">
        <w:t>FAQ (</w:t>
      </w:r>
      <w:r w:rsidR="003906AC" w:rsidRPr="00D551FA">
        <w:t>Frequently Asked Question</w:t>
      </w:r>
      <w:r w:rsidR="00593E9C" w:rsidRPr="00D551FA">
        <w:t>s)</w:t>
      </w:r>
      <w:bookmarkEnd w:id="38"/>
    </w:p>
    <w:p w14:paraId="7B7A957D" w14:textId="77777777" w:rsidR="00CD0959" w:rsidRDefault="00CD0959" w:rsidP="003906AC">
      <w:r>
        <w:t xml:space="preserve">Who should I contact for support of </w:t>
      </w:r>
      <w:r w:rsidR="00716FAE">
        <w:t>kSNP3</w:t>
      </w:r>
      <w:r>
        <w:t>?</w:t>
      </w:r>
    </w:p>
    <w:p w14:paraId="28C5CF0D" w14:textId="5A159517" w:rsidR="00CD0959" w:rsidRPr="00CD0959" w:rsidRDefault="00CD0959" w:rsidP="00CD0959">
      <w:pPr>
        <w:ind w:left="720"/>
      </w:pPr>
      <w:r>
        <w:t>Unfortunately</w:t>
      </w:r>
      <w:r w:rsidRPr="00CD0959">
        <w:t xml:space="preserve"> there is no "support team" for </w:t>
      </w:r>
      <w:r w:rsidR="00716FAE" w:rsidRPr="00D551FA">
        <w:rPr>
          <w:b/>
          <w:bCs/>
          <w:i/>
          <w:iCs/>
        </w:rPr>
        <w:t>kSNP</w:t>
      </w:r>
      <w:r w:rsidR="004B5F47" w:rsidRPr="00D551FA">
        <w:rPr>
          <w:b/>
          <w:bCs/>
          <w:i/>
          <w:iCs/>
        </w:rPr>
        <w:t>4</w:t>
      </w:r>
      <w:r w:rsidRPr="00CD0959">
        <w:t xml:space="preserve"> and we can offer only the most limited support.  Before asking for support please answer the following questions:</w:t>
      </w:r>
    </w:p>
    <w:p w14:paraId="47A4FC44" w14:textId="0E3A03A8" w:rsidR="00CD0959" w:rsidRPr="00CD0959" w:rsidRDefault="00CD0959" w:rsidP="00CD0959">
      <w:pPr>
        <w:pStyle w:val="ListParagraph"/>
        <w:numPr>
          <w:ilvl w:val="0"/>
          <w:numId w:val="3"/>
        </w:numPr>
      </w:pPr>
      <w:r w:rsidRPr="00CD0959">
        <w:t xml:space="preserve">Are you using the most recent version of </w:t>
      </w:r>
      <w:r w:rsidR="00716FAE" w:rsidRPr="00D551FA">
        <w:rPr>
          <w:b/>
          <w:bCs/>
          <w:i/>
          <w:iCs/>
        </w:rPr>
        <w:t>kSNP</w:t>
      </w:r>
      <w:r w:rsidR="004B5F47" w:rsidRPr="00D551FA">
        <w:rPr>
          <w:b/>
          <w:bCs/>
          <w:i/>
          <w:iCs/>
        </w:rPr>
        <w:t>4</w:t>
      </w:r>
      <w:r w:rsidRPr="00CD0959">
        <w:t>?  If not, please download and install the most recent version which is currently v</w:t>
      </w:r>
      <w:r w:rsidR="004B5F47">
        <w:t>4.0</w:t>
      </w:r>
      <w:r w:rsidRPr="00CD0959">
        <w:t xml:space="preserve"> and try again.</w:t>
      </w:r>
    </w:p>
    <w:p w14:paraId="1F6E8EAD" w14:textId="53E607E6" w:rsidR="00CD0959" w:rsidRPr="00CD0959" w:rsidRDefault="00CD0959" w:rsidP="00CD0959">
      <w:pPr>
        <w:pStyle w:val="ListParagraph"/>
        <w:numPr>
          <w:ilvl w:val="0"/>
          <w:numId w:val="3"/>
        </w:numPr>
      </w:pPr>
      <w:r w:rsidRPr="00CD0959">
        <w:t xml:space="preserve">Did you download one of the packages of executables (Linux or Mac), or did you download the source code?  If you are trying to run </w:t>
      </w:r>
      <w:r w:rsidR="00716FAE" w:rsidRPr="00D551FA">
        <w:rPr>
          <w:b/>
          <w:bCs/>
          <w:i/>
          <w:iCs/>
        </w:rPr>
        <w:t>kSNP</w:t>
      </w:r>
      <w:r w:rsidR="004B5F47" w:rsidRPr="00D551FA">
        <w:rPr>
          <w:b/>
          <w:bCs/>
          <w:i/>
          <w:iCs/>
        </w:rPr>
        <w:t>4</w:t>
      </w:r>
      <w:r w:rsidRPr="00CD0959">
        <w:t xml:space="preserve"> from the source </w:t>
      </w:r>
      <w:r w:rsidR="00EF1AE8">
        <w:t xml:space="preserve">code we can offer no support </w:t>
      </w:r>
      <w:r w:rsidRPr="00CD0959">
        <w:t>whatsoever.  Download one of the executable packages and try that.</w:t>
      </w:r>
    </w:p>
    <w:p w14:paraId="6F6451BF" w14:textId="6D07A123" w:rsidR="00CD0959" w:rsidRDefault="00CD0959" w:rsidP="00CD0959">
      <w:pPr>
        <w:pStyle w:val="ListParagraph"/>
        <w:numPr>
          <w:ilvl w:val="0"/>
          <w:numId w:val="3"/>
        </w:numPr>
      </w:pPr>
      <w:r w:rsidRPr="00CD0959">
        <w:t xml:space="preserve">Did you install the </w:t>
      </w:r>
      <w:r w:rsidR="00716FAE" w:rsidRPr="00D551FA">
        <w:rPr>
          <w:b/>
          <w:bCs/>
          <w:i/>
          <w:iCs/>
        </w:rPr>
        <w:t>kSNP</w:t>
      </w:r>
      <w:r w:rsidR="004B5F47" w:rsidRPr="00D551FA">
        <w:rPr>
          <w:b/>
          <w:bCs/>
          <w:i/>
          <w:iCs/>
        </w:rPr>
        <w:t>4</w:t>
      </w:r>
      <w:r w:rsidRPr="00CD0959">
        <w:t xml:space="preserve"> executables EXACTLY as described in the User Guide?  If not, do so and see if your problem disappears.</w:t>
      </w:r>
    </w:p>
    <w:p w14:paraId="76A0F07D" w14:textId="77777777" w:rsidR="00771BC4" w:rsidRDefault="00771BC4" w:rsidP="00771BC4">
      <w:pPr>
        <w:ind w:left="720"/>
      </w:pPr>
      <w:r>
        <w:lastRenderedPageBreak/>
        <w:t>If you are still unable to resolve you</w:t>
      </w:r>
      <w:r w:rsidR="004C284B">
        <w:t>r</w:t>
      </w:r>
      <w:r>
        <w:t xml:space="preserve"> problem, or if you are confident that you</w:t>
      </w:r>
      <w:r w:rsidR="004C284B">
        <w:t>r</w:t>
      </w:r>
      <w:r>
        <w:t xml:space="preserve"> problem comes from a bug, please direct enquiries to barryghall@gmail.com.  Because of our many other commitments you should not expect a prompt </w:t>
      </w:r>
      <w:r w:rsidR="000C63D9">
        <w:t>response</w:t>
      </w:r>
      <w:r>
        <w:t xml:space="preserve"> to such enquiries.</w:t>
      </w:r>
    </w:p>
    <w:p w14:paraId="3F980FE7" w14:textId="77777777" w:rsidR="005D56DD" w:rsidRDefault="005D56DD" w:rsidP="005D56DD"/>
    <w:p w14:paraId="18D6D663" w14:textId="52772375" w:rsidR="00F826DD" w:rsidRDefault="00F826DD" w:rsidP="005D56DD">
      <w:r>
        <w:t xml:space="preserve">How can I easily download the genomes I want to analyze with </w:t>
      </w:r>
      <w:r w:rsidRPr="00D551FA">
        <w:rPr>
          <w:b/>
          <w:bCs/>
          <w:i/>
          <w:iCs/>
        </w:rPr>
        <w:t>kSNP</w:t>
      </w:r>
      <w:r w:rsidR="004B5F47" w:rsidRPr="00D551FA">
        <w:rPr>
          <w:b/>
          <w:bCs/>
          <w:i/>
          <w:iCs/>
        </w:rPr>
        <w:t>4</w:t>
      </w:r>
      <w:r>
        <w:t>?</w:t>
      </w:r>
    </w:p>
    <w:p w14:paraId="0A0DBF28" w14:textId="39AFB95C" w:rsidR="005D56DD" w:rsidRPr="00F826DD" w:rsidRDefault="005D56DD" w:rsidP="005D56DD">
      <w:pPr>
        <w:ind w:left="720"/>
      </w:pPr>
      <w:r>
        <w:t xml:space="preserve">Read "Downloading Genomes from NCBI.pdf" in the </w:t>
      </w:r>
      <w:r w:rsidR="00D551FA">
        <w:t>documentation</w:t>
      </w:r>
      <w:r>
        <w:t xml:space="preserve"> directory.</w:t>
      </w:r>
    </w:p>
    <w:p w14:paraId="04EB457F" w14:textId="77777777" w:rsidR="00F826DD" w:rsidRDefault="00F826DD" w:rsidP="00CD0959"/>
    <w:p w14:paraId="50D5CF16" w14:textId="77777777" w:rsidR="00CD0959" w:rsidRDefault="00CD0959" w:rsidP="00110A4D">
      <w:pPr>
        <w:keepNext/>
      </w:pPr>
      <w:r>
        <w:t>Should I download the source code or one of the packages of executables?</w:t>
      </w:r>
    </w:p>
    <w:p w14:paraId="35765071" w14:textId="77777777" w:rsidR="00CD0959" w:rsidRDefault="00CD0959" w:rsidP="00CD0959">
      <w:pPr>
        <w:ind w:left="720"/>
      </w:pPr>
      <w:r>
        <w:t xml:space="preserve">We strongly encourage users to download one of the packages of executables and to install that package exactly as described in this user guide.  Note that we offer no support whatsoever for </w:t>
      </w:r>
      <w:r w:rsidR="00716FAE">
        <w:t>kSNP3</w:t>
      </w:r>
      <w:r>
        <w:t xml:space="preserve"> installations of the source code.</w:t>
      </w:r>
    </w:p>
    <w:p w14:paraId="16F8C38A" w14:textId="77777777" w:rsidR="00CD0959" w:rsidRDefault="00CD0959" w:rsidP="00CD0959">
      <w:pPr>
        <w:ind w:left="720"/>
      </w:pPr>
    </w:p>
    <w:p w14:paraId="6072395B" w14:textId="77D20A4D" w:rsidR="0019414D" w:rsidRDefault="0019414D" w:rsidP="00CD0959">
      <w:r>
        <w:t xml:space="preserve">Do I have to uninstall </w:t>
      </w:r>
      <w:proofErr w:type="spellStart"/>
      <w:r w:rsidRPr="00D551FA">
        <w:rPr>
          <w:b/>
          <w:bCs/>
          <w:i/>
          <w:iCs/>
        </w:rPr>
        <w:t>kSNP</w:t>
      </w:r>
      <w:proofErr w:type="spellEnd"/>
      <w:r w:rsidRPr="00D551FA">
        <w:rPr>
          <w:b/>
          <w:bCs/>
          <w:i/>
          <w:iCs/>
        </w:rPr>
        <w:t xml:space="preserve"> v</w:t>
      </w:r>
      <w:r w:rsidR="004B5F47" w:rsidRPr="00D551FA">
        <w:rPr>
          <w:b/>
          <w:bCs/>
          <w:i/>
          <w:iCs/>
        </w:rPr>
        <w:t>3</w:t>
      </w:r>
      <w:r w:rsidRPr="00D551FA">
        <w:rPr>
          <w:b/>
          <w:bCs/>
          <w:i/>
          <w:iCs/>
        </w:rPr>
        <w:t xml:space="preserve"> </w:t>
      </w:r>
      <w:r>
        <w:t xml:space="preserve">from my computer in order to run </w:t>
      </w:r>
      <w:r w:rsidRPr="00D551FA">
        <w:rPr>
          <w:b/>
          <w:bCs/>
          <w:i/>
          <w:iCs/>
        </w:rPr>
        <w:t>kSNP</w:t>
      </w:r>
      <w:r w:rsidR="004B5F47" w:rsidRPr="00D551FA">
        <w:rPr>
          <w:b/>
          <w:bCs/>
          <w:i/>
          <w:iCs/>
        </w:rPr>
        <w:t>4</w:t>
      </w:r>
      <w:r>
        <w:t>?</w:t>
      </w:r>
    </w:p>
    <w:p w14:paraId="190F490E" w14:textId="2FD18E09" w:rsidR="0019414D" w:rsidRDefault="0019414D" w:rsidP="0019414D">
      <w:pPr>
        <w:ind w:left="720"/>
      </w:pPr>
      <w:r>
        <w:t>No, you can keep both versions if you want to.  The earlier version will not interfere with kSNP</w:t>
      </w:r>
      <w:r w:rsidR="004B5F47">
        <w:t>4</w:t>
      </w:r>
      <w:r>
        <w:t>.</w:t>
      </w:r>
    </w:p>
    <w:p w14:paraId="1623B3E6" w14:textId="77777777" w:rsidR="0019414D" w:rsidRPr="0019414D" w:rsidRDefault="0019414D" w:rsidP="004B5F47"/>
    <w:p w14:paraId="72B94A3B" w14:textId="36565E0E" w:rsidR="0019414D" w:rsidRDefault="0019414D" w:rsidP="00CD0959">
      <w:r>
        <w:t xml:space="preserve">How do I uninstall </w:t>
      </w:r>
      <w:r w:rsidRPr="00D551FA">
        <w:rPr>
          <w:b/>
          <w:bCs/>
          <w:i/>
          <w:iCs/>
        </w:rPr>
        <w:t>kSNP</w:t>
      </w:r>
      <w:r w:rsidR="004B5F47" w:rsidRPr="00D551FA">
        <w:rPr>
          <w:b/>
          <w:bCs/>
          <w:i/>
          <w:iCs/>
        </w:rPr>
        <w:t>3</w:t>
      </w:r>
      <w:r>
        <w:t xml:space="preserve"> </w:t>
      </w:r>
      <w:r w:rsidR="00D551FA">
        <w:t xml:space="preserve">or </w:t>
      </w:r>
      <w:r w:rsidR="00D551FA">
        <w:rPr>
          <w:b/>
          <w:bCs/>
          <w:i/>
          <w:iCs/>
        </w:rPr>
        <w:t>kSNP4</w:t>
      </w:r>
      <w:r>
        <w:t>from my computer?</w:t>
      </w:r>
    </w:p>
    <w:p w14:paraId="4961A4CE" w14:textId="3AF38BD1" w:rsidR="00C17F83" w:rsidRDefault="0019414D" w:rsidP="0019414D">
      <w:pPr>
        <w:ind w:left="720"/>
      </w:pPr>
      <w:r>
        <w:t xml:space="preserve">Simply delete the </w:t>
      </w:r>
      <w:r w:rsidRPr="00D551FA">
        <w:rPr>
          <w:b/>
          <w:bCs/>
          <w:i/>
          <w:iCs/>
        </w:rPr>
        <w:t>kSNP</w:t>
      </w:r>
      <w:r w:rsidR="004B5F47" w:rsidRPr="00D551FA">
        <w:rPr>
          <w:b/>
          <w:bCs/>
          <w:i/>
          <w:iCs/>
        </w:rPr>
        <w:t>3</w:t>
      </w:r>
      <w:r>
        <w:t xml:space="preserve"> </w:t>
      </w:r>
      <w:r w:rsidR="00D551FA">
        <w:t xml:space="preserve">or </w:t>
      </w:r>
      <w:r w:rsidR="00D551FA">
        <w:rPr>
          <w:b/>
          <w:bCs/>
          <w:i/>
          <w:iCs/>
        </w:rPr>
        <w:t>kSNP4</w:t>
      </w:r>
      <w:r w:rsidR="00D551FA">
        <w:t xml:space="preserve"> </w:t>
      </w:r>
      <w:r>
        <w:t xml:space="preserve">directory from /usr/local.  After that </w:t>
      </w:r>
      <w:r w:rsidR="00C17F83">
        <w:t>remove kSNP</w:t>
      </w:r>
      <w:r w:rsidR="004B5F47">
        <w:t>3</w:t>
      </w:r>
      <w:r w:rsidR="00C17F83">
        <w:t xml:space="preserve"> from your path variable. </w:t>
      </w:r>
    </w:p>
    <w:p w14:paraId="41FC57EA" w14:textId="77777777" w:rsidR="0019414D" w:rsidRDefault="0019414D" w:rsidP="0019414D">
      <w:pPr>
        <w:ind w:left="720"/>
      </w:pPr>
    </w:p>
    <w:p w14:paraId="08C58720" w14:textId="77777777" w:rsidR="0099551F" w:rsidRPr="005D56DD" w:rsidRDefault="00B72489" w:rsidP="00CD0959">
      <w:r w:rsidRPr="005D56DD">
        <w:t xml:space="preserve">How do I find which SNP loci map to </w:t>
      </w:r>
      <w:r w:rsidR="0099551F" w:rsidRPr="005D56DD">
        <w:t>a particular node</w:t>
      </w:r>
      <w:r w:rsidRPr="005D56DD">
        <w:t xml:space="preserve"> </w:t>
      </w:r>
      <w:r w:rsidR="0099551F" w:rsidRPr="005D56DD">
        <w:t>on a</w:t>
      </w:r>
      <w:r w:rsidRPr="005D56DD">
        <w:t xml:space="preserve"> tree?</w:t>
      </w:r>
    </w:p>
    <w:p w14:paraId="1CDD854F" w14:textId="1D41EEF6" w:rsidR="006C04F0" w:rsidRDefault="006C04F0" w:rsidP="0099551F">
      <w:pPr>
        <w:ind w:left="720"/>
      </w:pPr>
      <w:r w:rsidRPr="005D56DD">
        <w:t xml:space="preserve">We have provided a little utility as a </w:t>
      </w:r>
      <w:r w:rsidR="005D56DD">
        <w:t>bash</w:t>
      </w:r>
      <w:r w:rsidRPr="005D56DD">
        <w:t xml:space="preserve"> shell script for exactly this purpose.  The utility is named </w:t>
      </w:r>
      <w:proofErr w:type="spellStart"/>
      <w:r w:rsidRPr="005D56DD">
        <w:rPr>
          <w:b/>
        </w:rPr>
        <w:t>select</w:t>
      </w:r>
      <w:r w:rsidR="005D56DD">
        <w:rPr>
          <w:b/>
        </w:rPr>
        <w:t>N</w:t>
      </w:r>
      <w:r w:rsidRPr="005D56DD">
        <w:rPr>
          <w:b/>
        </w:rPr>
        <w:t>ode</w:t>
      </w:r>
      <w:r w:rsidR="005D56DD">
        <w:rPr>
          <w:b/>
        </w:rPr>
        <w:t>A</w:t>
      </w:r>
      <w:r w:rsidRPr="005D56DD">
        <w:rPr>
          <w:b/>
        </w:rPr>
        <w:t>nnotations</w:t>
      </w:r>
      <w:proofErr w:type="spellEnd"/>
      <w:r w:rsidRPr="005D56DD">
        <w:t>.</w:t>
      </w:r>
      <w:r w:rsidR="004C284B" w:rsidRPr="005D56DD">
        <w:t xml:space="preserve">  </w:t>
      </w:r>
      <w:r w:rsidR="004C284B" w:rsidRPr="005D56DD">
        <w:rPr>
          <w:highlight w:val="yellow"/>
        </w:rPr>
        <w:t xml:space="preserve">See </w:t>
      </w:r>
      <w:r w:rsidR="00D551FA">
        <w:rPr>
          <w:highlight w:val="yellow"/>
        </w:rPr>
        <w:t>Section X, t</w:t>
      </w:r>
      <w:r w:rsidR="00F826DD" w:rsidRPr="005D56DD">
        <w:rPr>
          <w:highlight w:val="yellow"/>
        </w:rPr>
        <w:t>he kSNP</w:t>
      </w:r>
      <w:r w:rsidR="00D551FA">
        <w:rPr>
          <w:highlight w:val="yellow"/>
        </w:rPr>
        <w:t>4</w:t>
      </w:r>
      <w:r w:rsidR="00F826DD" w:rsidRPr="005D56DD">
        <w:rPr>
          <w:highlight w:val="yellow"/>
        </w:rPr>
        <w:t xml:space="preserve"> Utilities section under </w:t>
      </w:r>
      <w:r w:rsidR="004C284B" w:rsidRPr="005D56DD">
        <w:rPr>
          <w:highlight w:val="yellow"/>
        </w:rPr>
        <w:t>Utilities</w:t>
      </w:r>
      <w:r w:rsidR="00F826DD" w:rsidRPr="005D56DD">
        <w:rPr>
          <w:highlight w:val="yellow"/>
        </w:rPr>
        <w:t xml:space="preserve"> to run after running kSNP3.</w:t>
      </w:r>
      <w:r w:rsidR="004B5F47" w:rsidRPr="005D56DD">
        <w:rPr>
          <w:highlight w:val="yellow"/>
        </w:rPr>
        <w:t xml:space="preserve">  Discard this or rewrite as bash script?</w:t>
      </w:r>
    </w:p>
    <w:p w14:paraId="794FE164" w14:textId="77777777" w:rsidR="00B72489" w:rsidRDefault="00B72489" w:rsidP="003906AC"/>
    <w:p w14:paraId="0886B44A" w14:textId="77777777" w:rsidR="002A0E14" w:rsidRDefault="002A0E14" w:rsidP="003906AC">
      <w:r>
        <w:t xml:space="preserve">How much time is required for a </w:t>
      </w:r>
      <w:r w:rsidR="00716FAE">
        <w:t>kSNP3</w:t>
      </w:r>
      <w:r>
        <w:t xml:space="preserve"> run?</w:t>
      </w:r>
    </w:p>
    <w:p w14:paraId="32BF3135" w14:textId="19672DB7" w:rsidR="002A0E14" w:rsidRDefault="002A0E14" w:rsidP="00D551FA">
      <w:pPr>
        <w:ind w:left="720"/>
      </w:pPr>
      <w:r>
        <w:t>That depends on the size of the data set, i.e. the number of genomes and the sizes of those genomes; on the number of finished genomes that will be used for annotations, and on the number of SNPs (which you cannot know in advance)</w:t>
      </w:r>
      <w:r w:rsidR="005D56DD">
        <w:t xml:space="preserve"> and on your computer's CPU</w:t>
      </w:r>
      <w:r>
        <w:t xml:space="preserve">. </w:t>
      </w:r>
    </w:p>
    <w:p w14:paraId="6BCF8C2D" w14:textId="77777777" w:rsidR="00406D2E" w:rsidRDefault="00406D2E" w:rsidP="003906AC"/>
    <w:p w14:paraId="144196F5" w14:textId="20210F17" w:rsidR="002A0E14" w:rsidRDefault="002A0E14" w:rsidP="00F826DD">
      <w:pPr>
        <w:keepNext/>
      </w:pPr>
      <w:r>
        <w:t xml:space="preserve">How much RAM does </w:t>
      </w:r>
      <w:r w:rsidR="00716FAE" w:rsidRPr="00D551FA">
        <w:rPr>
          <w:b/>
          <w:bCs/>
          <w:i/>
          <w:iCs/>
        </w:rPr>
        <w:t>kSNP</w:t>
      </w:r>
      <w:r w:rsidR="00D551FA" w:rsidRPr="00D551FA">
        <w:rPr>
          <w:b/>
          <w:bCs/>
          <w:i/>
          <w:iCs/>
        </w:rPr>
        <w:t>4</w:t>
      </w:r>
      <w:r>
        <w:t xml:space="preserve"> require?</w:t>
      </w:r>
    </w:p>
    <w:p w14:paraId="3348EB2E" w14:textId="4EB8B992" w:rsidR="002A0E14" w:rsidRPr="00406D2E" w:rsidRDefault="005D56DD" w:rsidP="005D56DD">
      <w:pPr>
        <w:ind w:left="720"/>
      </w:pPr>
      <w:r>
        <w:t>T</w:t>
      </w:r>
      <w:r w:rsidR="00406D2E">
        <w:t>hat is a function of the data set</w:t>
      </w:r>
      <w:r>
        <w:t>.  We recommend at least 16 GB of RAM, the more the better.</w:t>
      </w:r>
    </w:p>
    <w:p w14:paraId="0F7303B4" w14:textId="77777777" w:rsidR="002A0E14" w:rsidRDefault="002A0E14" w:rsidP="003906AC"/>
    <w:p w14:paraId="4A61C883" w14:textId="77777777" w:rsidR="008B34F3" w:rsidRPr="00D551FA" w:rsidRDefault="008B34F3" w:rsidP="003906AC">
      <w:r w:rsidRPr="00D551FA">
        <w:t>How can I extract the nth locus from the core_SNPs file?</w:t>
      </w:r>
    </w:p>
    <w:p w14:paraId="4A32A1D9" w14:textId="636F94E8" w:rsidR="00A51E23" w:rsidRDefault="00E837EA" w:rsidP="00D551FA">
      <w:pPr>
        <w:ind w:left="720"/>
      </w:pPr>
      <w:r w:rsidRPr="00D551FA">
        <w:t xml:space="preserve">The </w:t>
      </w:r>
      <w:proofErr w:type="spellStart"/>
      <w:r w:rsidR="00F826DD" w:rsidRPr="00D551FA">
        <w:t>tcsh</w:t>
      </w:r>
      <w:proofErr w:type="spellEnd"/>
      <w:r w:rsidR="00F826DD" w:rsidRPr="00D551FA">
        <w:t xml:space="preserve"> </w:t>
      </w:r>
      <w:r w:rsidRPr="00D551FA">
        <w:t xml:space="preserve">script </w:t>
      </w:r>
      <w:proofErr w:type="spellStart"/>
      <w:r w:rsidRPr="00D551FA">
        <w:t>extract</w:t>
      </w:r>
      <w:r w:rsidR="005D56DD" w:rsidRPr="00D551FA">
        <w:t>N</w:t>
      </w:r>
      <w:r w:rsidRPr="00D551FA">
        <w:t>th</w:t>
      </w:r>
      <w:r w:rsidR="005D56DD" w:rsidRPr="00D551FA">
        <w:t>L</w:t>
      </w:r>
      <w:r w:rsidRPr="00D551FA">
        <w:t>ocus</w:t>
      </w:r>
      <w:proofErr w:type="spellEnd"/>
      <w:r w:rsidRPr="00D551FA">
        <w:t xml:space="preserve"> does exactly what you want.  </w:t>
      </w:r>
      <w:r w:rsidR="00F826DD" w:rsidRPr="00D551FA">
        <w:t>See</w:t>
      </w:r>
      <w:r w:rsidR="00D551FA" w:rsidRPr="00D551FA">
        <w:t xml:space="preserve"> section </w:t>
      </w:r>
      <w:r w:rsidR="00F826DD" w:rsidRPr="00D551FA">
        <w:t xml:space="preserve"> </w:t>
      </w:r>
      <w:r w:rsidR="00D551FA" w:rsidRPr="00D551FA">
        <w:t>X,</w:t>
      </w:r>
      <w:r w:rsidR="001768A4" w:rsidRPr="00D551FA">
        <w:t xml:space="preserve"> </w:t>
      </w:r>
      <w:r w:rsidR="00D551FA" w:rsidRPr="00D551FA">
        <w:t>t</w:t>
      </w:r>
      <w:r w:rsidR="001768A4" w:rsidRPr="00D551FA">
        <w:t>he</w:t>
      </w:r>
      <w:r w:rsidR="00F826DD" w:rsidRPr="00D551FA">
        <w:t xml:space="preserve"> kSNP3 Utilities section</w:t>
      </w:r>
      <w:r w:rsidR="00D551FA" w:rsidRPr="00D551FA">
        <w:t>.</w:t>
      </w:r>
    </w:p>
    <w:p w14:paraId="1377EA83" w14:textId="77777777" w:rsidR="008B34F3" w:rsidRDefault="008B34F3" w:rsidP="00A2063C">
      <w:pPr>
        <w:ind w:left="720"/>
      </w:pPr>
    </w:p>
    <w:p w14:paraId="7A6C4D8C" w14:textId="15F40232" w:rsidR="001768A4" w:rsidRDefault="001768A4" w:rsidP="003906AC">
      <w:r>
        <w:t>All of the tree</w:t>
      </w:r>
      <w:r w:rsidR="004B5F47">
        <w:t>s</w:t>
      </w:r>
      <w:r>
        <w:t xml:space="preserve"> have some sort of label at the internal nodes.  How can I remove those labels for the purpose of drawing the tree?</w:t>
      </w:r>
    </w:p>
    <w:p w14:paraId="27E7E946" w14:textId="006D4DF2" w:rsidR="001768A4" w:rsidRDefault="001768A4" w:rsidP="00D551FA">
      <w:pPr>
        <w:ind w:left="720"/>
      </w:pPr>
      <w:r>
        <w:t xml:space="preserve">The utility </w:t>
      </w:r>
      <w:proofErr w:type="spellStart"/>
      <w:r>
        <w:t>rm</w:t>
      </w:r>
      <w:r w:rsidR="005D56DD">
        <w:t>N</w:t>
      </w:r>
      <w:r>
        <w:t>ode</w:t>
      </w:r>
      <w:r w:rsidR="005D56DD">
        <w:t>N</w:t>
      </w:r>
      <w:r>
        <w:t>ames</w:t>
      </w:r>
      <w:r w:rsidR="005D56DD">
        <w:t>Fr</w:t>
      </w:r>
      <w:r>
        <w:t>om</w:t>
      </w:r>
      <w:r w:rsidR="005D56DD">
        <w:t>T</w:t>
      </w:r>
      <w:r>
        <w:t>ree</w:t>
      </w:r>
      <w:proofErr w:type="spellEnd"/>
      <w:r>
        <w:t xml:space="preserve"> does exactly what you wan</w:t>
      </w:r>
      <w:r w:rsidRPr="00D551FA">
        <w:t>t.  See</w:t>
      </w:r>
      <w:r w:rsidR="005D56DD" w:rsidRPr="00D551FA">
        <w:t xml:space="preserve"> Section</w:t>
      </w:r>
      <w:r w:rsidRPr="00D551FA">
        <w:t xml:space="preserve"> </w:t>
      </w:r>
      <w:r w:rsidR="00D551FA" w:rsidRPr="00D551FA">
        <w:t>X t</w:t>
      </w:r>
      <w:r w:rsidRPr="00D551FA">
        <w:t>he kSNP</w:t>
      </w:r>
      <w:r w:rsidR="005D56DD" w:rsidRPr="00D551FA">
        <w:t>4</w:t>
      </w:r>
      <w:r w:rsidRPr="00D551FA">
        <w:t xml:space="preserve"> Utilities</w:t>
      </w:r>
      <w:r w:rsidR="00D551FA" w:rsidRPr="00D551FA">
        <w:t>.</w:t>
      </w:r>
    </w:p>
    <w:p w14:paraId="18FBDC27" w14:textId="77777777" w:rsidR="005D56DD" w:rsidRDefault="005D56DD" w:rsidP="005D56DD"/>
    <w:p w14:paraId="6A869CE3" w14:textId="31F9D4B3" w:rsidR="005D56DD" w:rsidRPr="005D56DD" w:rsidRDefault="005D56DD" w:rsidP="005D56DD">
      <w:r>
        <w:t>Are line</w:t>
      </w:r>
      <w:r w:rsidRPr="005D56DD">
        <w:t xml:space="preserve"> endings </w:t>
      </w:r>
      <w:r>
        <w:t xml:space="preserve">an </w:t>
      </w:r>
      <w:r w:rsidRPr="005D56DD">
        <w:t>issue for the genome fasta files</w:t>
      </w:r>
      <w:r>
        <w:t>?</w:t>
      </w:r>
    </w:p>
    <w:p w14:paraId="493D9924" w14:textId="32CE943B" w:rsidR="005D56DD" w:rsidRPr="005D56DD" w:rsidRDefault="005D56DD" w:rsidP="005D56DD">
      <w:pPr>
        <w:ind w:left="720"/>
      </w:pPr>
      <w:r w:rsidRPr="005D56DD">
        <w:t xml:space="preserve">Computer text files are cursed with three alternative characters that indicate the ends of lines: The Unix/Linux/Mac OSX platform recognizes the LF character; the old classic Mac platform uses the CR character; and the Windows/DOS platform recognizes CRLF (CR followed by LF) as ending a line.  </w:t>
      </w:r>
      <w:r w:rsidRPr="005D56DD">
        <w:rPr>
          <w:u w:val="single"/>
        </w:rPr>
        <w:t>kSNP4 expects all input files to have Unix line endings</w:t>
      </w:r>
      <w:r w:rsidRPr="005D56DD">
        <w:t>.</w:t>
      </w:r>
    </w:p>
    <w:p w14:paraId="5B28CA66" w14:textId="77777777" w:rsidR="005D56DD" w:rsidRPr="005D56DD" w:rsidRDefault="005D56DD" w:rsidP="005D56DD">
      <w:pPr>
        <w:ind w:left="720"/>
      </w:pPr>
    </w:p>
    <w:p w14:paraId="46E9A078" w14:textId="0AD627A6" w:rsidR="005D56DD" w:rsidRPr="00D6491F" w:rsidRDefault="005D56DD" w:rsidP="005D56DD">
      <w:pPr>
        <w:ind w:left="720"/>
      </w:pPr>
      <w:r>
        <w:t>If you downloaded the genome files from NCBI they should have Unix line endings. If you were given genome files by a colleague</w:t>
      </w:r>
      <w:r w:rsidRPr="005D56DD">
        <w:t xml:space="preserve"> some of the files may have Windows or (probably rarely) classic Mac line endings.  Those files will not work with kSNP4</w:t>
      </w:r>
      <w:r>
        <w:t>. If you are in doubt look at the file in your text editor and note which line endings are present.</w:t>
      </w:r>
      <w:r w:rsidRPr="005D56DD">
        <w:t xml:space="preserve"> To avoid that problem both the latest iteration of kSNP4 (and </w:t>
      </w:r>
      <w:r w:rsidRPr="005D56DD">
        <w:lastRenderedPageBreak/>
        <w:t xml:space="preserve">later) check each genome file for its line ending character.  If the file has Windows line endings the programs rewrite the files to have Unix line endings, a process that is transparent to the user.  If kSNP4 finds classic Mac line endings it reports them on the screen and also warns the user to change the line endings manually.  However, it then continues one with the rest of the program so in most cases the warning will not be noticed.  kSNP4 winds up simply ignoring those genome sequences, so they are not included in any of the output including tree files.  So, if you notice that some genomes are missing from the output look near the beginning of the Log file (you did remember to use | tee </w:t>
      </w:r>
      <w:proofErr w:type="spellStart"/>
      <w:r w:rsidRPr="005D56DD">
        <w:t>logfileName</w:t>
      </w:r>
      <w:proofErr w:type="spellEnd"/>
      <w:r w:rsidRPr="005D56DD">
        <w:t xml:space="preserve"> on the command line so that the logfile duplicates all screen output, didn't you???).</w:t>
      </w:r>
    </w:p>
    <w:p w14:paraId="0BBDE746" w14:textId="77777777" w:rsidR="005D56DD" w:rsidRDefault="005D56DD" w:rsidP="005D56DD">
      <w:pPr>
        <w:ind w:left="720"/>
      </w:pPr>
    </w:p>
    <w:p w14:paraId="0F5E2D71" w14:textId="77777777" w:rsidR="005D56DD" w:rsidRDefault="005D56DD" w:rsidP="005D56DD">
      <w:pPr>
        <w:ind w:left="720"/>
      </w:pPr>
      <w:r>
        <w:t xml:space="preserve">It is </w:t>
      </w:r>
      <w:r w:rsidRPr="001621BC">
        <w:rPr>
          <w:b/>
          <w:bCs/>
          <w:color w:val="FF0000"/>
        </w:rPr>
        <w:t>essential</w:t>
      </w:r>
      <w:r>
        <w:t xml:space="preserve"> that fasta genome files of the genomes in that list have the new-style fasta headers.  The old-style header line begins with </w:t>
      </w:r>
      <w:proofErr w:type="spellStart"/>
      <w:r>
        <w:t>gi</w:t>
      </w:r>
      <w:proofErr w:type="spellEnd"/>
      <w:r>
        <w:t xml:space="preserve"> and looks like this:</w:t>
      </w:r>
    </w:p>
    <w:p w14:paraId="2B0206B1" w14:textId="77777777" w:rsidR="005D56DD" w:rsidRDefault="005D56DD" w:rsidP="005D56DD">
      <w:pPr>
        <w:ind w:left="720"/>
      </w:pPr>
      <w:r w:rsidRPr="00BC625F">
        <w:rPr>
          <w:sz w:val="22"/>
          <w:szCs w:val="22"/>
        </w:rPr>
        <w:t>&gt;gi|49482253|ref|NC_002952.2| Staphylococcus aureus subsp. aureus MRSA252 chromosome, complete genome</w:t>
      </w:r>
    </w:p>
    <w:p w14:paraId="07C78873" w14:textId="77777777" w:rsidR="005D56DD" w:rsidRDefault="005D56DD" w:rsidP="005D56DD">
      <w:pPr>
        <w:ind w:left="720"/>
      </w:pPr>
    </w:p>
    <w:p w14:paraId="0CCA5695" w14:textId="77777777" w:rsidR="005D56DD" w:rsidRDefault="005D56DD" w:rsidP="005D56DD">
      <w:pPr>
        <w:ind w:left="720"/>
      </w:pPr>
      <w:r>
        <w:t xml:space="preserve">In 2016 NCBI discontinued using </w:t>
      </w:r>
      <w:proofErr w:type="spellStart"/>
      <w:r>
        <w:t>gi</w:t>
      </w:r>
      <w:proofErr w:type="spellEnd"/>
      <w:r>
        <w:t xml:space="preserve"> numbers.</w:t>
      </w:r>
    </w:p>
    <w:p w14:paraId="49684B73" w14:textId="77777777" w:rsidR="005D56DD" w:rsidRDefault="005D56DD" w:rsidP="005D56DD">
      <w:pPr>
        <w:ind w:left="720"/>
      </w:pPr>
      <w:r>
        <w:t>The new style header line begins with an accession number and looks like this:</w:t>
      </w:r>
    </w:p>
    <w:p w14:paraId="412352E5" w14:textId="77777777" w:rsidR="005D56DD" w:rsidRDefault="005D56DD" w:rsidP="005D56DD">
      <w:pPr>
        <w:ind w:left="720"/>
        <w:rPr>
          <w:lang w:val="fr-FR"/>
        </w:rPr>
      </w:pPr>
      <w:r w:rsidRPr="00BC625F">
        <w:rPr>
          <w:lang w:val="fr-FR"/>
        </w:rPr>
        <w:t xml:space="preserve">&gt;NC_002952.2 Staphylococcus aureus </w:t>
      </w:r>
      <w:proofErr w:type="spellStart"/>
      <w:r w:rsidRPr="00BC625F">
        <w:rPr>
          <w:lang w:val="fr-FR"/>
        </w:rPr>
        <w:t>subsp</w:t>
      </w:r>
      <w:proofErr w:type="spellEnd"/>
      <w:r w:rsidRPr="00BC625F">
        <w:rPr>
          <w:lang w:val="fr-FR"/>
        </w:rPr>
        <w:t xml:space="preserve">. aureus </w:t>
      </w:r>
      <w:proofErr w:type="spellStart"/>
      <w:r w:rsidRPr="00BC625F">
        <w:rPr>
          <w:lang w:val="fr-FR"/>
        </w:rPr>
        <w:t>strain</w:t>
      </w:r>
      <w:proofErr w:type="spellEnd"/>
      <w:r w:rsidRPr="00BC625F">
        <w:rPr>
          <w:lang w:val="fr-FR"/>
        </w:rPr>
        <w:t xml:space="preserve"> MRSA252, </w:t>
      </w:r>
      <w:proofErr w:type="spellStart"/>
      <w:r w:rsidRPr="00BC625F">
        <w:rPr>
          <w:lang w:val="fr-FR"/>
        </w:rPr>
        <w:t>complete</w:t>
      </w:r>
      <w:proofErr w:type="spellEnd"/>
      <w:r w:rsidRPr="00BC625F">
        <w:rPr>
          <w:lang w:val="fr-FR"/>
        </w:rPr>
        <w:t xml:space="preserve"> genome</w:t>
      </w:r>
    </w:p>
    <w:p w14:paraId="032FE60C" w14:textId="77777777" w:rsidR="005D56DD" w:rsidRDefault="005D56DD" w:rsidP="005D56DD">
      <w:pPr>
        <w:ind w:left="720"/>
        <w:rPr>
          <w:lang w:val="fr-FR"/>
        </w:rPr>
      </w:pPr>
    </w:p>
    <w:p w14:paraId="5F991F71" w14:textId="3759AFDD" w:rsidR="005D56DD" w:rsidRPr="001621BC" w:rsidRDefault="005D56DD" w:rsidP="005D56DD">
      <w:pPr>
        <w:ind w:left="720"/>
      </w:pPr>
      <w:r w:rsidRPr="001621BC">
        <w:t>Any files in the list of annotated genomes that have the old-s</w:t>
      </w:r>
      <w:r>
        <w:t xml:space="preserve">tyle headers must be fixed by running the program </w:t>
      </w:r>
      <w:proofErr w:type="spellStart"/>
      <w:r w:rsidRPr="005D56DD">
        <w:rPr>
          <w:b/>
          <w:bCs/>
          <w:i/>
          <w:iCs/>
        </w:rPr>
        <w:t>fixOldFastaHeaders</w:t>
      </w:r>
      <w:proofErr w:type="spellEnd"/>
      <w:r w:rsidRPr="00E711E5">
        <w:rPr>
          <w:b/>
          <w:bCs/>
          <w:i/>
          <w:iCs/>
        </w:rPr>
        <w:t xml:space="preserve"> s</w:t>
      </w:r>
      <w:r>
        <w:t>.</w:t>
      </w:r>
      <w:r w:rsidR="00D551FA">
        <w:rPr>
          <w:highlight w:val="yellow"/>
        </w:rPr>
        <w:t xml:space="preserve"> </w:t>
      </w:r>
      <w:r w:rsidR="00D551FA" w:rsidRPr="00D551FA">
        <w:t>See Section X the kSNP4 Utilities.</w:t>
      </w:r>
    </w:p>
    <w:p w14:paraId="06ECEE30" w14:textId="77777777" w:rsidR="001768A4" w:rsidRDefault="001768A4" w:rsidP="003906AC"/>
    <w:p w14:paraId="4A7A4D0D" w14:textId="3300EC12" w:rsidR="00A51E23" w:rsidRDefault="00A51E23" w:rsidP="003906AC">
      <w:r>
        <w:t xml:space="preserve">Can I edit the genome IDs in an </w:t>
      </w:r>
      <w:r w:rsidR="005D56DD">
        <w:t>input</w:t>
      </w:r>
      <w:r>
        <w:t xml:space="preserve"> file written by MakeKSNP</w:t>
      </w:r>
      <w:r w:rsidR="005D56DD">
        <w:t>4</w:t>
      </w:r>
      <w:r>
        <w:t>infile in the automatic mode?</w:t>
      </w:r>
    </w:p>
    <w:p w14:paraId="50EACC9B" w14:textId="77777777" w:rsidR="00A51E23" w:rsidRDefault="00A51E23" w:rsidP="00A51E23">
      <w:pPr>
        <w:ind w:left="720"/>
      </w:pPr>
      <w:r>
        <w:t>Absolutely.  You can edit the genome IDs however you like, and if you have moved a file you can edit the path name accordingly.</w:t>
      </w:r>
    </w:p>
    <w:p w14:paraId="5AB82AD4" w14:textId="77777777" w:rsidR="00A51E23" w:rsidRDefault="00A51E23" w:rsidP="003906AC"/>
    <w:p w14:paraId="664FDCA8" w14:textId="12AF9887" w:rsidR="005532BE" w:rsidRDefault="005532BE" w:rsidP="003906AC">
      <w:r>
        <w:t>If I didn't originally run kSNP</w:t>
      </w:r>
      <w:r w:rsidR="005D56DD">
        <w:t>4</w:t>
      </w:r>
      <w:r>
        <w:t xml:space="preserve"> with the -an</w:t>
      </w:r>
      <w:r w:rsidR="00A54085">
        <w:t>n</w:t>
      </w:r>
      <w:r>
        <w:t>otate option, can I do annotation after the fact?</w:t>
      </w:r>
    </w:p>
    <w:p w14:paraId="20D10A7A" w14:textId="53C3C350" w:rsidR="005532BE" w:rsidRDefault="005532BE" w:rsidP="004B5F47">
      <w:pPr>
        <w:ind w:left="720"/>
      </w:pPr>
      <w:r>
        <w:t>No. You need to repeat the run with the -annotate option</w:t>
      </w:r>
      <w:r w:rsidR="004B5F47">
        <w:t>.</w:t>
      </w:r>
    </w:p>
    <w:p w14:paraId="1D372C86" w14:textId="77777777" w:rsidR="00F24B54" w:rsidRDefault="00F24B54" w:rsidP="00F24B54"/>
    <w:p w14:paraId="68B3E1D3" w14:textId="6C6D7F89" w:rsidR="00F24B54" w:rsidRDefault="00F24B54" w:rsidP="00F24B54">
      <w:r>
        <w:t xml:space="preserve">Can I use raw-read files in the </w:t>
      </w:r>
      <w:proofErr w:type="spellStart"/>
      <w:r>
        <w:t>fastq</w:t>
      </w:r>
      <w:proofErr w:type="spellEnd"/>
      <w:r>
        <w:t xml:space="preserve"> format for kSNP</w:t>
      </w:r>
      <w:r w:rsidR="005D56DD">
        <w:t>4</w:t>
      </w:r>
      <w:r>
        <w:t>?</w:t>
      </w:r>
    </w:p>
    <w:p w14:paraId="57EB50FD" w14:textId="77777777" w:rsidR="00F24B54" w:rsidRDefault="00F24B54" w:rsidP="00F24B54">
      <w:pPr>
        <w:ind w:left="720"/>
      </w:pPr>
      <w:r>
        <w:t>The short answer is, no you cannot.  All input files must be in fasta format.</w:t>
      </w:r>
    </w:p>
    <w:p w14:paraId="798EE4FB" w14:textId="77777777" w:rsidR="00F24B54" w:rsidRPr="00F24B54" w:rsidRDefault="00F24B54" w:rsidP="00F24B54">
      <w:pPr>
        <w:ind w:left="720"/>
      </w:pPr>
      <w:r>
        <w:t>You need</w:t>
      </w:r>
      <w:r w:rsidRPr="00F24B54">
        <w:t xml:space="preserve"> to convert the fastq to fasta, using a tool that will convert low quality bases to N.</w:t>
      </w:r>
      <w:r>
        <w:t xml:space="preserve"> </w:t>
      </w:r>
      <w:r w:rsidRPr="00F24B54">
        <w:t>It is really important to turn low-quality bases into N, otherwise the reliability of those raw-read sequences will be too low to trust at all.</w:t>
      </w:r>
    </w:p>
    <w:p w14:paraId="79F360AC" w14:textId="77777777" w:rsidR="00F24B54" w:rsidRDefault="00F24B54" w:rsidP="00F24B54">
      <w:pPr>
        <w:ind w:left="720"/>
      </w:pPr>
    </w:p>
    <w:p w14:paraId="08D0B17B" w14:textId="77777777" w:rsidR="00F24B54" w:rsidRPr="00F24B54" w:rsidRDefault="00F24B54" w:rsidP="00F24B54">
      <w:pPr>
        <w:ind w:left="720"/>
      </w:pPr>
      <w:r>
        <w:t>A Google search reveals</w:t>
      </w:r>
      <w:r w:rsidRPr="00F24B54">
        <w:t xml:space="preserve"> that there are</w:t>
      </w:r>
      <w:r>
        <w:t xml:space="preserve"> numerous</w:t>
      </w:r>
      <w:r w:rsidRPr="00F24B54">
        <w:t xml:space="preserve"> conversion programs</w:t>
      </w:r>
      <w:r>
        <w:t xml:space="preserve"> available</w:t>
      </w:r>
      <w:r w:rsidRPr="00F24B54">
        <w:t>, but most of them require pretty sophisticated computer/programming skills to install and use.</w:t>
      </w:r>
    </w:p>
    <w:p w14:paraId="49356D10" w14:textId="77777777" w:rsidR="00F24B54" w:rsidRPr="00F24B54" w:rsidRDefault="00F24B54" w:rsidP="00F24B54">
      <w:pPr>
        <w:ind w:left="720"/>
      </w:pPr>
    </w:p>
    <w:p w14:paraId="21A5CD31" w14:textId="77777777" w:rsidR="00A51E23" w:rsidRDefault="00F24B54" w:rsidP="00F24B54">
      <w:pPr>
        <w:ind w:left="720"/>
      </w:pPr>
      <w:r w:rsidRPr="00F24B54">
        <w:t xml:space="preserve">As it turns out that conversion is not at all a trivial matter.  Each sequence in a fastq file consists of a header line, </w:t>
      </w:r>
      <w:r>
        <w:t xml:space="preserve">a line consisting of </w:t>
      </w:r>
      <w:r w:rsidRPr="00F24B54">
        <w:t xml:space="preserve">the sequence itself, an essentially blank line, and a quality line.  The quality line has, for each </w:t>
      </w:r>
      <w:r>
        <w:t>base</w:t>
      </w:r>
      <w:r w:rsidRPr="00F24B54">
        <w:t xml:space="preserve"> on the sequence line, a corresponding character that indicates the quality of that base - essentially the probability that the base has been correctly called.  If there were a single standard for what the charac</w:t>
      </w:r>
      <w:r>
        <w:t>ters on the quality line mean it</w:t>
      </w:r>
      <w:r w:rsidRPr="00F24B54">
        <w:t xml:space="preserve"> </w:t>
      </w:r>
      <w:r>
        <w:t>would be easy to translate fastq</w:t>
      </w:r>
      <w:r w:rsidRPr="00F24B54">
        <w:t xml:space="preserve"> to fasta, substituting N for low-quality bases.     Sadly, there is no such single standard.  Not only are there different ranges for the quality score itself, the characters corresponding to those scores differ.  Solexa/Ilumina 1.0 uses one coding, Ilumina 1.3 uses a different coding, Ilumina 1.5 still a different coding. </w:t>
      </w:r>
      <w:r>
        <w:t xml:space="preserve"> See</w:t>
      </w:r>
      <w:r w:rsidRPr="00F24B54">
        <w:t> </w:t>
      </w:r>
      <w:hyperlink r:id="rId27" w:history="1">
        <w:r w:rsidRPr="00F24B54">
          <w:rPr>
            <w:rStyle w:val="Hyperlink"/>
          </w:rPr>
          <w:t>https://en.wikipedia.org/wiki/FASTQ_format</w:t>
        </w:r>
      </w:hyperlink>
      <w:r>
        <w:t xml:space="preserve"> </w:t>
      </w:r>
      <w:r w:rsidRPr="00F24B54">
        <w:t>for a discussion of fastq and quality scores.  In practice, that means that you need to know what manufacturer and what version of the software generated the fastq file in order to convert it to fasta while safely converting low-quality bases to N.  You will need to consult with the proper manufacturer to solve that problem.</w:t>
      </w:r>
    </w:p>
    <w:p w14:paraId="70BD8420" w14:textId="77777777" w:rsidR="00F24B54" w:rsidRDefault="00F24B54" w:rsidP="003906AC"/>
    <w:p w14:paraId="27180762" w14:textId="77777777" w:rsidR="005D56DD" w:rsidRDefault="005D56DD" w:rsidP="003906AC"/>
    <w:p w14:paraId="2EF94D34" w14:textId="77777777" w:rsidR="005D56DD" w:rsidRDefault="005D56DD" w:rsidP="003906AC"/>
    <w:p w14:paraId="3182A9BA" w14:textId="5FDFFCFD" w:rsidR="00BA704C" w:rsidRDefault="00BA704C" w:rsidP="003906AC">
      <w:r>
        <w:t>If you have other questions</w:t>
      </w:r>
      <w:r w:rsidR="000B26EF">
        <w:t xml:space="preserve"> or find bugs</w:t>
      </w:r>
      <w:r>
        <w:t xml:space="preserve">, email </w:t>
      </w:r>
      <w:r w:rsidR="00E1712C">
        <w:t>Barry G. Hall</w:t>
      </w:r>
      <w:r w:rsidR="000B26EF">
        <w:t xml:space="preserve">:  </w:t>
      </w:r>
      <w:r w:rsidR="00E1712C">
        <w:t>barryghall@gmail.com</w:t>
      </w:r>
      <w:r w:rsidR="000B26EF">
        <w:t>.</w:t>
      </w:r>
    </w:p>
    <w:p w14:paraId="7CB5FFD6" w14:textId="77777777" w:rsidR="00644706" w:rsidRDefault="00590656" w:rsidP="00644706">
      <w:pPr>
        <w:pStyle w:val="Heading1"/>
      </w:pPr>
      <w:bookmarkStart w:id="39" w:name="_Toc112704924"/>
      <w:r>
        <w:t>Appendix</w:t>
      </w:r>
      <w:r w:rsidR="0042330E">
        <w:t xml:space="preserve"> I</w:t>
      </w:r>
      <w:r w:rsidR="00644706">
        <w:t xml:space="preserve">  Suggested text editors</w:t>
      </w:r>
      <w:bookmarkEnd w:id="39"/>
    </w:p>
    <w:p w14:paraId="6D24A894" w14:textId="7DF505B4" w:rsidR="00561411" w:rsidRDefault="00561411" w:rsidP="00561411">
      <w:pPr>
        <w:pStyle w:val="Body1"/>
        <w:spacing w:line="240" w:lineRule="auto"/>
        <w:jc w:val="left"/>
      </w:pPr>
      <w:r w:rsidRPr="00D610B3">
        <w:rPr>
          <w:b/>
        </w:rPr>
        <w:t xml:space="preserve">• </w:t>
      </w:r>
      <w:r w:rsidRPr="00D610B3">
        <w:t xml:space="preserve">For Macintosh </w:t>
      </w:r>
      <w:r>
        <w:t xml:space="preserve">we </w:t>
      </w:r>
      <w:r w:rsidRPr="00D610B3">
        <w:t xml:space="preserve">recommend the free TextWrangler from </w:t>
      </w:r>
      <w:proofErr w:type="spellStart"/>
      <w:r w:rsidRPr="00D610B3">
        <w:t>BareBones</w:t>
      </w:r>
      <w:proofErr w:type="spellEnd"/>
      <w:r w:rsidRPr="00D610B3">
        <w:t xml:space="preserve"> Software (</w:t>
      </w:r>
      <w:hyperlink r:id="rId28" w:history="1">
        <w:r w:rsidRPr="0043329E">
          <w:rPr>
            <w:rStyle w:val="Hyperlink"/>
          </w:rPr>
          <w:t>http://www.barebones.com/</w:t>
        </w:r>
      </w:hyperlink>
      <w:r w:rsidRPr="00D610B3">
        <w:t>) or the more sophisticated commercial BBEdit from the same source.</w:t>
      </w:r>
    </w:p>
    <w:p w14:paraId="32642F13" w14:textId="77777777" w:rsidR="00561411" w:rsidRPr="00D610B3" w:rsidRDefault="00561411" w:rsidP="00561411"/>
    <w:p w14:paraId="768DA0AD" w14:textId="59204E2E" w:rsidR="0042330E" w:rsidRDefault="0043329E" w:rsidP="00561411">
      <w:pPr>
        <w:pStyle w:val="Body1"/>
        <w:spacing w:line="240" w:lineRule="auto"/>
        <w:jc w:val="left"/>
      </w:pPr>
      <w:r>
        <w:t>•</w:t>
      </w:r>
      <w:r w:rsidRPr="0043329E">
        <w:t xml:space="preserve"> </w:t>
      </w:r>
      <w:r>
        <w:t xml:space="preserve">For some Linux OS, those that use the Gnome desktop GUI, </w:t>
      </w:r>
      <w:proofErr w:type="spellStart"/>
      <w:r>
        <w:t>gedit</w:t>
      </w:r>
      <w:proofErr w:type="spellEnd"/>
      <w:r>
        <w:t xml:space="preserve"> is the default text editor (although it might just be called "Text Editor" in the sidebar). For other versions of Linux download </w:t>
      </w:r>
      <w:proofErr w:type="spellStart"/>
      <w:r>
        <w:t>Gedit</w:t>
      </w:r>
      <w:proofErr w:type="spellEnd"/>
      <w:r>
        <w:t xml:space="preserve"> from </w:t>
      </w:r>
      <w:hyperlink r:id="rId29" w:history="1">
        <w:r w:rsidRPr="0043329E">
          <w:rPr>
            <w:rStyle w:val="Hyperlink"/>
          </w:rPr>
          <w:t>https://wiki.gnome.org/Apps/Gedit</w:t>
        </w:r>
      </w:hyperlink>
      <w:r>
        <w:t>.</w:t>
      </w:r>
    </w:p>
    <w:p w14:paraId="47642C4D" w14:textId="69046DE5" w:rsidR="006230CE" w:rsidRDefault="006230CE" w:rsidP="006230CE"/>
    <w:p w14:paraId="0CE61AA2" w14:textId="77777777" w:rsidR="006230CE" w:rsidRDefault="006230CE" w:rsidP="006230CE">
      <w:r>
        <w:t xml:space="preserve">In both cases the Text Editor should be configured to save files with </w:t>
      </w:r>
      <w:r>
        <w:rPr>
          <w:b/>
          <w:bCs/>
        </w:rPr>
        <w:t>Unix</w:t>
      </w:r>
      <w:r>
        <w:t xml:space="preserve"> line endings, and it is helpful to configure it to show line numbers and not to wrap text.</w:t>
      </w:r>
    </w:p>
    <w:p w14:paraId="69F8E7EB" w14:textId="77777777" w:rsidR="006230CE" w:rsidRPr="006230CE" w:rsidRDefault="006230CE" w:rsidP="006230CE"/>
    <w:p w14:paraId="325A106C" w14:textId="77777777" w:rsidR="0042330E" w:rsidRDefault="0042330E" w:rsidP="0042330E"/>
    <w:p w14:paraId="4434D793" w14:textId="77777777" w:rsidR="0042330E" w:rsidRDefault="0042330E">
      <w:pPr>
        <w:rPr>
          <w:rFonts w:asciiTheme="majorHAnsi" w:eastAsiaTheme="majorEastAsia" w:hAnsiTheme="majorHAnsi" w:cstheme="majorBidi"/>
          <w:b/>
          <w:bCs/>
          <w:color w:val="345A8A" w:themeColor="accent1" w:themeShade="B5"/>
          <w:sz w:val="32"/>
          <w:szCs w:val="32"/>
        </w:rPr>
      </w:pPr>
      <w:r>
        <w:br w:type="page"/>
      </w:r>
    </w:p>
    <w:p w14:paraId="3A3F0229" w14:textId="77777777" w:rsidR="0042330E" w:rsidRDefault="000045B6" w:rsidP="0042330E">
      <w:pPr>
        <w:pStyle w:val="Heading1"/>
      </w:pPr>
      <w:bookmarkStart w:id="40" w:name="_Toc112704925"/>
      <w:r>
        <w:lastRenderedPageBreak/>
        <w:t>Appendix II  Details</w:t>
      </w:r>
      <w:r w:rsidR="0042330E">
        <w:t xml:space="preserve"> of Downloading genome sequences and preparing an input file.</w:t>
      </w:r>
      <w:bookmarkEnd w:id="40"/>
    </w:p>
    <w:p w14:paraId="1E42BDFB" w14:textId="77777777" w:rsidR="0042330E" w:rsidRDefault="0042330E" w:rsidP="0042330E">
      <w:r>
        <w:t>It is convenient to store the finished genomes and genome assembly files in different directories, so I will illustrate a two-step downloading process.</w:t>
      </w:r>
    </w:p>
    <w:p w14:paraId="017F0CEC" w14:textId="77777777" w:rsidR="00561411" w:rsidRPr="0042330E" w:rsidRDefault="00561411" w:rsidP="0042330E"/>
    <w:p w14:paraId="021F58D5" w14:textId="77777777" w:rsidR="0042330E" w:rsidRDefault="0042330E" w:rsidP="00644706">
      <w:pPr>
        <w:numPr>
          <w:ins w:id="41" w:author="Barry G. Hall" w:date="2013-05-01T17:53:00Z"/>
        </w:numPr>
      </w:pPr>
      <w:r>
        <w:rPr>
          <w:b/>
        </w:rPr>
        <w:t>Step 1:  Get the finished genomes</w:t>
      </w:r>
    </w:p>
    <w:p w14:paraId="079FA578" w14:textId="77777777" w:rsidR="0042330E" w:rsidRDefault="00B0201B" w:rsidP="00644706">
      <w:r>
        <w:t>Create a directory for the species, i.e. Vibrio</w:t>
      </w:r>
      <w:r w:rsidR="00385AE0">
        <w:t>_</w:t>
      </w:r>
      <w:r>
        <w:t>cholerae.  From within that directory r</w:t>
      </w:r>
      <w:r w:rsidR="0042330E">
        <w:t>un the utility FetchFinishedGenomes as described in the Utilities to Download gen</w:t>
      </w:r>
      <w:r w:rsidR="00A87A8A">
        <w:t>omes section.  A directory named</w:t>
      </w:r>
      <w:r w:rsidR="0042330E">
        <w:t xml:space="preserve"> GenomeFiles will be created.  I suggest renaming it to include the name of the organism; i.e. VibrioFinishedGenomes or something like that.</w:t>
      </w:r>
    </w:p>
    <w:p w14:paraId="129BB384" w14:textId="77777777" w:rsidR="00527F09" w:rsidRDefault="0042330E" w:rsidP="00644706">
      <w:r>
        <w:tab/>
        <w:t>Within that folder there will</w:t>
      </w:r>
      <w:r w:rsidR="00527F09">
        <w:t xml:space="preserve"> be a separate directory for each genome, plus a file entitled FinishedGenomeNames.  Each genome directory will contain a .fna file for each replicon in the genome, plus a .fasta file that includes </w:t>
      </w:r>
      <w:r w:rsidR="00A87A8A">
        <w:t>all</w:t>
      </w:r>
      <w:r w:rsidR="00527F09">
        <w:t xml:space="preserve"> of the replicons.  The fasta file will have a name something like </w:t>
      </w:r>
      <w:r w:rsidR="00527F09" w:rsidRPr="00527F09">
        <w:rPr>
          <w:rFonts w:ascii="Courier" w:hAnsi="Courier"/>
        </w:rPr>
        <w:t>Vibrio_cholerae_IEC224.fasta</w:t>
      </w:r>
      <w:r w:rsidR="00527F09">
        <w:t>.  That genome ID is what will appear in all of the kSNP output file</w:t>
      </w:r>
      <w:r w:rsidR="00B0201B">
        <w:t>s, including the tree files.  It</w:t>
      </w:r>
      <w:r w:rsidR="00527F09">
        <w:t xml:space="preserve"> may be convenient to shorten the name to something like </w:t>
      </w:r>
      <w:r w:rsidR="00527F09" w:rsidRPr="00527F09">
        <w:rPr>
          <w:rFonts w:ascii="Courier" w:hAnsi="Courier"/>
        </w:rPr>
        <w:t>V</w:t>
      </w:r>
      <w:r w:rsidR="00527F09">
        <w:rPr>
          <w:rFonts w:ascii="Courier" w:hAnsi="Courier"/>
        </w:rPr>
        <w:t>c</w:t>
      </w:r>
      <w:r w:rsidR="00527F09" w:rsidRPr="00527F09">
        <w:rPr>
          <w:rFonts w:ascii="Courier" w:hAnsi="Courier"/>
        </w:rPr>
        <w:t>_IEC224.fasta</w:t>
      </w:r>
      <w:r w:rsidR="00527F09">
        <w:t xml:space="preserve">.  </w:t>
      </w:r>
      <w:r w:rsidR="00527F09" w:rsidRPr="00A87A8A">
        <w:rPr>
          <w:highlight w:val="yellow"/>
        </w:rPr>
        <w:t>If you do that be sure to change the names in the FinishedGenomeNames file as well</w:t>
      </w:r>
    </w:p>
    <w:p w14:paraId="7A427BA7" w14:textId="77777777" w:rsidR="00B0201B" w:rsidRDefault="00527F09" w:rsidP="00644706">
      <w:r>
        <w:tab/>
        <w:t>Make a new directory within</w:t>
      </w:r>
      <w:r w:rsidR="00B0201B">
        <w:t xml:space="preserve"> the GenomeFiles directory named FinishedFastaGenomes and put each of the .fasta genome files into that directory.</w:t>
      </w:r>
    </w:p>
    <w:p w14:paraId="638EBF4F" w14:textId="77777777" w:rsidR="00B0201B" w:rsidRDefault="00B0201B" w:rsidP="00644706"/>
    <w:p w14:paraId="764E2D76" w14:textId="77777777" w:rsidR="00B0201B" w:rsidRDefault="00B0201B" w:rsidP="00644706">
      <w:r>
        <w:rPr>
          <w:b/>
        </w:rPr>
        <w:t>Step 2:  Get the genome assemblies</w:t>
      </w:r>
    </w:p>
    <w:p w14:paraId="3032FA0F" w14:textId="77777777" w:rsidR="00B0201B" w:rsidRDefault="00B0201B" w:rsidP="00B0201B">
      <w:r>
        <w:t>Run the utility FetchGenomeAssemblies as described in the Utilities to Download genomes section.  A directory names Assemblies will be created.  I suggest renaming it to include the name of the organism; i.e. VibrioAssemblies or something like that.</w:t>
      </w:r>
    </w:p>
    <w:p w14:paraId="2EAFE465" w14:textId="77777777" w:rsidR="00B0201B" w:rsidRDefault="00B0201B" w:rsidP="00B0201B">
      <w:r>
        <w:tab/>
        <w:t xml:space="preserve">Within that folder there will be a single .fasta file for each genome, and that file will include all of the contigs in the assembly.  Again, it may be convenient to shorten the names to something like </w:t>
      </w:r>
      <w:r w:rsidRPr="00527F09">
        <w:rPr>
          <w:rFonts w:ascii="Courier" w:hAnsi="Courier"/>
        </w:rPr>
        <w:t>V</w:t>
      </w:r>
      <w:r>
        <w:rPr>
          <w:rFonts w:ascii="Courier" w:hAnsi="Courier"/>
        </w:rPr>
        <w:t>c</w:t>
      </w:r>
      <w:r w:rsidRPr="00527F09">
        <w:rPr>
          <w:rFonts w:ascii="Courier" w:hAnsi="Courier"/>
        </w:rPr>
        <w:t>_</w:t>
      </w:r>
      <w:r>
        <w:rPr>
          <w:rFonts w:ascii="Courier" w:hAnsi="Courier"/>
        </w:rPr>
        <w:t>42608</w:t>
      </w:r>
      <w:r w:rsidRPr="00527F09">
        <w:rPr>
          <w:rFonts w:ascii="Courier" w:hAnsi="Courier"/>
        </w:rPr>
        <w:t>.fasta</w:t>
      </w:r>
      <w:r>
        <w:t>.</w:t>
      </w:r>
    </w:p>
    <w:p w14:paraId="2CD9D374" w14:textId="77777777" w:rsidR="00B0201B" w:rsidRDefault="00B0201B" w:rsidP="00B0201B"/>
    <w:p w14:paraId="3B91DE09" w14:textId="77777777" w:rsidR="00B0201B" w:rsidRDefault="00B0201B" w:rsidP="00B0201B">
      <w:pPr>
        <w:rPr>
          <w:b/>
        </w:rPr>
      </w:pPr>
      <w:r>
        <w:rPr>
          <w:b/>
        </w:rPr>
        <w:t>Step 3:  Put the species directory wherever you want it and leave it there.</w:t>
      </w:r>
    </w:p>
    <w:p w14:paraId="65FFD164" w14:textId="77777777" w:rsidR="00B0201B" w:rsidRDefault="00B0201B" w:rsidP="00B0201B">
      <w:pPr>
        <w:rPr>
          <w:b/>
        </w:rPr>
      </w:pPr>
    </w:p>
    <w:p w14:paraId="2210C62B" w14:textId="77777777" w:rsidR="00B0201B" w:rsidRDefault="00B0201B" w:rsidP="00B0201B">
      <w:r>
        <w:rPr>
          <w:b/>
        </w:rPr>
        <w:t>Step 4:  Make the kSNP input list file from the finished genomes</w:t>
      </w:r>
    </w:p>
    <w:p w14:paraId="788F151E" w14:textId="77777777" w:rsidR="00C80184" w:rsidRDefault="00B0201B" w:rsidP="00B0201B">
      <w:r>
        <w:t>Run the utility</w:t>
      </w:r>
      <w:r w:rsidR="00385AE0">
        <w:t xml:space="preserve"> MakeKSNP3infile as described in the section Utilities to use before running kSNP3.  Navigate to the finished genomes directory and enter </w:t>
      </w:r>
      <w:r w:rsidR="00385AE0">
        <w:rPr>
          <w:rFonts w:ascii="Courier" w:hAnsi="Courier"/>
        </w:rPr>
        <w:t>MakeKSNP3infile FinishedFastaGenomes finished_inlist A</w:t>
      </w:r>
      <w:r w:rsidR="00385AE0">
        <w:t xml:space="preserve">.  </w:t>
      </w:r>
      <w:r w:rsidR="00C80184">
        <w:t>This will generate a file named finished_inlist.</w:t>
      </w:r>
    </w:p>
    <w:p w14:paraId="242A1444" w14:textId="77777777" w:rsidR="00C80184" w:rsidRDefault="00C80184" w:rsidP="00B0201B"/>
    <w:p w14:paraId="7D582B9F" w14:textId="77777777" w:rsidR="00C80184" w:rsidRDefault="00C80184" w:rsidP="00B0201B">
      <w:r>
        <w:rPr>
          <w:b/>
        </w:rPr>
        <w:t>Step 5:  Make a kSNP3 input list file from the genome assembly files</w:t>
      </w:r>
    </w:p>
    <w:p w14:paraId="3A8E786F" w14:textId="77777777" w:rsidR="00C80184" w:rsidRDefault="00C80184" w:rsidP="00B0201B">
      <w:r>
        <w:t xml:space="preserve">Navigate to the Assemblies directory and enter </w:t>
      </w:r>
      <w:r>
        <w:rPr>
          <w:rFonts w:ascii="Courier" w:hAnsi="Courier"/>
        </w:rPr>
        <w:t>MakeKSNP3infile AssemblyFiles assemblies_inlist A.</w:t>
      </w:r>
      <w:r>
        <w:t xml:space="preserve"> This will generate a file named assemblies_inlist.</w:t>
      </w:r>
    </w:p>
    <w:p w14:paraId="06AF15F7" w14:textId="77777777" w:rsidR="00C80184" w:rsidRDefault="00C80184" w:rsidP="00B0201B"/>
    <w:p w14:paraId="05EA5DD4" w14:textId="77777777" w:rsidR="00C80184" w:rsidRDefault="00C80184" w:rsidP="00B0201B">
      <w:r>
        <w:rPr>
          <w:b/>
        </w:rPr>
        <w:t>Step 6:  Combine the two inlist files</w:t>
      </w:r>
    </w:p>
    <w:p w14:paraId="0B1E513B" w14:textId="77777777" w:rsidR="00C80184" w:rsidRDefault="00C80184" w:rsidP="00B0201B">
      <w:r>
        <w:t xml:space="preserve">Open </w:t>
      </w:r>
      <w:r>
        <w:rPr>
          <w:rFonts w:ascii="Courier" w:hAnsi="Courier"/>
        </w:rPr>
        <w:t>finished_inlist</w:t>
      </w:r>
      <w:r>
        <w:t xml:space="preserve">, then open </w:t>
      </w:r>
      <w:r>
        <w:rPr>
          <w:rFonts w:ascii="Courier" w:hAnsi="Courier"/>
        </w:rPr>
        <w:t>assemblies_inlist</w:t>
      </w:r>
      <w:r w:rsidRPr="00C80184">
        <w:t>, copy the</w:t>
      </w:r>
      <w:r>
        <w:t xml:space="preserve"> entire file, and paste it at the end of the </w:t>
      </w:r>
      <w:r>
        <w:rPr>
          <w:rFonts w:ascii="Courier" w:hAnsi="Courier"/>
        </w:rPr>
        <w:t>finished_inlist</w:t>
      </w:r>
      <w:r w:rsidRPr="00C80184">
        <w:t xml:space="preserve"> file and save the file </w:t>
      </w:r>
      <w:r>
        <w:t>as something like Vibrio_inlist.</w:t>
      </w:r>
    </w:p>
    <w:p w14:paraId="251EF54A" w14:textId="77777777" w:rsidR="00C80184" w:rsidRDefault="00C80184" w:rsidP="00B0201B"/>
    <w:p w14:paraId="2FB4DBD8" w14:textId="77777777" w:rsidR="00C80184" w:rsidRDefault="00C80184" w:rsidP="00B0201B">
      <w:r>
        <w:rPr>
          <w:b/>
        </w:rPr>
        <w:t>Step 7.  Move the final inlist file and the FinishedGenomeNames file to a directory from which you will run kSNP3.</w:t>
      </w:r>
    </w:p>
    <w:p w14:paraId="4862BDA4" w14:textId="77777777" w:rsidR="00B0201B" w:rsidRPr="00C80184" w:rsidRDefault="00C80184" w:rsidP="00B0201B">
      <w:r>
        <w:t xml:space="preserve">The inlist file is the main input (-in) for kSNP3, and the FinishedGenomeNames file will be used </w:t>
      </w:r>
      <w:r w:rsidR="00BE607B">
        <w:t>as the argument to the -annotate option if you want to annotate SNPS during the kSNP3 run.</w:t>
      </w:r>
    </w:p>
    <w:p w14:paraId="0F12240F" w14:textId="77777777" w:rsidR="00644706" w:rsidRPr="00B0201B" w:rsidRDefault="00644706" w:rsidP="00644706">
      <w:pPr>
        <w:rPr>
          <w:rFonts w:ascii="Courier" w:hAnsi="Courier"/>
        </w:rPr>
      </w:pPr>
    </w:p>
    <w:sectPr w:rsidR="00644706" w:rsidRPr="00B0201B" w:rsidSect="00287E76">
      <w:headerReference w:type="default" r:id="rId30"/>
      <w:footerReference w:type="even" r:id="rId31"/>
      <w:footerReference w:type="default" r:id="rId32"/>
      <w:pgSz w:w="12240" w:h="15840"/>
      <w:pgMar w:top="540" w:right="810" w:bottom="5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D9DF8" w14:textId="77777777" w:rsidR="00906F9F" w:rsidRDefault="00906F9F">
      <w:r>
        <w:separator/>
      </w:r>
    </w:p>
  </w:endnote>
  <w:endnote w:type="continuationSeparator" w:id="0">
    <w:p w14:paraId="18383792" w14:textId="77777777" w:rsidR="00906F9F" w:rsidRDefault="00906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w:panose1 w:val="00000000000000000000"/>
    <w:charset w:val="4D"/>
    <w:family w:val="auto"/>
    <w:pitch w:val="variable"/>
    <w:sig w:usb0="A00002FF" w:usb1="7800205A" w:usb2="14600000" w:usb3="00000000" w:csb0="00000193"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631B" w14:textId="77777777" w:rsidR="00C17ADA" w:rsidRDefault="00C17ADA" w:rsidP="00A65A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3FECD6" w14:textId="77777777" w:rsidR="00C17ADA" w:rsidRDefault="00C17A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59178" w14:textId="77777777" w:rsidR="00C17ADA" w:rsidRDefault="00C17ADA" w:rsidP="00A65A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534A5088" w14:textId="77777777" w:rsidR="00C17ADA" w:rsidRDefault="00C17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83657" w14:textId="77777777" w:rsidR="00906F9F" w:rsidRDefault="00906F9F">
      <w:r>
        <w:separator/>
      </w:r>
    </w:p>
  </w:footnote>
  <w:footnote w:type="continuationSeparator" w:id="0">
    <w:p w14:paraId="0CEF2EF4" w14:textId="77777777" w:rsidR="00906F9F" w:rsidRDefault="00906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FA83D" w14:textId="3064C03F" w:rsidR="00C17ADA" w:rsidRDefault="00C17ADA" w:rsidP="00D7033D">
    <w:pPr>
      <w:pStyle w:val="Header"/>
      <w:tabs>
        <w:tab w:val="clear" w:pos="4320"/>
      </w:tabs>
    </w:pPr>
    <w:r>
      <w:t>September 5, 2022</w:t>
    </w:r>
    <w:r>
      <w:tab/>
      <w:t>Current version: 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2C62A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D"/>
    <w:multiLevelType w:val="singleLevel"/>
    <w:tmpl w:val="C3FC1A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9541D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9C829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2481C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AE67E1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9EAE8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42ED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750327F"/>
    <w:multiLevelType w:val="hybridMultilevel"/>
    <w:tmpl w:val="04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D547DC"/>
    <w:multiLevelType w:val="hybridMultilevel"/>
    <w:tmpl w:val="1D189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712917"/>
    <w:multiLevelType w:val="hybridMultilevel"/>
    <w:tmpl w:val="142884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24273F7"/>
    <w:multiLevelType w:val="hybridMultilevel"/>
    <w:tmpl w:val="559E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86295"/>
    <w:multiLevelType w:val="hybridMultilevel"/>
    <w:tmpl w:val="7B2C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E54E4"/>
    <w:multiLevelType w:val="hybridMultilevel"/>
    <w:tmpl w:val="6E10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B47FD9"/>
    <w:multiLevelType w:val="hybridMultilevel"/>
    <w:tmpl w:val="FE081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BA7164"/>
    <w:multiLevelType w:val="multilevel"/>
    <w:tmpl w:val="C4F8EC18"/>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2865F2"/>
    <w:multiLevelType w:val="hybridMultilevel"/>
    <w:tmpl w:val="65E47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CF73F6"/>
    <w:multiLevelType w:val="hybridMultilevel"/>
    <w:tmpl w:val="DF4CE8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11"/>
  </w:num>
  <w:num w:numId="4">
    <w:abstractNumId w:val="12"/>
  </w:num>
  <w:num w:numId="5">
    <w:abstractNumId w:val="9"/>
  </w:num>
  <w:num w:numId="6">
    <w:abstractNumId w:val="18"/>
  </w:num>
  <w:num w:numId="7">
    <w:abstractNumId w:val="14"/>
  </w:num>
  <w:num w:numId="8">
    <w:abstractNumId w:val="15"/>
  </w:num>
  <w:num w:numId="9">
    <w:abstractNumId w:val="13"/>
  </w:num>
  <w:num w:numId="10">
    <w:abstractNumId w:val="17"/>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G. Hall">
    <w15:presenceInfo w15:providerId="None" w15:userId="Barry G. 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GrammaticalErrors/>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it-IT" w:vendorID="64" w:dllVersion="4096" w:nlCheck="1" w:checkStyle="0"/>
  <w:proofState w:spelling="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6B88"/>
    <w:rsid w:val="000045B6"/>
    <w:rsid w:val="000046EF"/>
    <w:rsid w:val="00005D13"/>
    <w:rsid w:val="000062D2"/>
    <w:rsid w:val="00010095"/>
    <w:rsid w:val="00011FCA"/>
    <w:rsid w:val="00020032"/>
    <w:rsid w:val="00020292"/>
    <w:rsid w:val="00020DC6"/>
    <w:rsid w:val="00021456"/>
    <w:rsid w:val="0002333F"/>
    <w:rsid w:val="00032401"/>
    <w:rsid w:val="0003454B"/>
    <w:rsid w:val="00034B2E"/>
    <w:rsid w:val="00035337"/>
    <w:rsid w:val="00035891"/>
    <w:rsid w:val="00037BE4"/>
    <w:rsid w:val="00046F77"/>
    <w:rsid w:val="00051E9C"/>
    <w:rsid w:val="0005479E"/>
    <w:rsid w:val="00063E0C"/>
    <w:rsid w:val="00064F93"/>
    <w:rsid w:val="00076B5B"/>
    <w:rsid w:val="000809C4"/>
    <w:rsid w:val="000872AD"/>
    <w:rsid w:val="00087918"/>
    <w:rsid w:val="00090EF9"/>
    <w:rsid w:val="00091BA4"/>
    <w:rsid w:val="0009526F"/>
    <w:rsid w:val="000979F7"/>
    <w:rsid w:val="000A0FFA"/>
    <w:rsid w:val="000A3B8B"/>
    <w:rsid w:val="000A7AAE"/>
    <w:rsid w:val="000B1E25"/>
    <w:rsid w:val="000B20E0"/>
    <w:rsid w:val="000B20F5"/>
    <w:rsid w:val="000B26EF"/>
    <w:rsid w:val="000B4E01"/>
    <w:rsid w:val="000C08AD"/>
    <w:rsid w:val="000C0D02"/>
    <w:rsid w:val="000C12B7"/>
    <w:rsid w:val="000C3F66"/>
    <w:rsid w:val="000C63D9"/>
    <w:rsid w:val="000D10E1"/>
    <w:rsid w:val="000D14C0"/>
    <w:rsid w:val="000D1E63"/>
    <w:rsid w:val="000E0283"/>
    <w:rsid w:val="000E3CF5"/>
    <w:rsid w:val="000F6C44"/>
    <w:rsid w:val="000F7894"/>
    <w:rsid w:val="00100C5E"/>
    <w:rsid w:val="0010110B"/>
    <w:rsid w:val="00101860"/>
    <w:rsid w:val="00102004"/>
    <w:rsid w:val="00103A97"/>
    <w:rsid w:val="001060A7"/>
    <w:rsid w:val="00110A4D"/>
    <w:rsid w:val="0011391E"/>
    <w:rsid w:val="00113A73"/>
    <w:rsid w:val="00114081"/>
    <w:rsid w:val="00114917"/>
    <w:rsid w:val="00114C72"/>
    <w:rsid w:val="00120993"/>
    <w:rsid w:val="00122EBF"/>
    <w:rsid w:val="0012522F"/>
    <w:rsid w:val="00126E39"/>
    <w:rsid w:val="00130DDB"/>
    <w:rsid w:val="00131F2B"/>
    <w:rsid w:val="00134766"/>
    <w:rsid w:val="00135B8B"/>
    <w:rsid w:val="00136C5A"/>
    <w:rsid w:val="00137EDD"/>
    <w:rsid w:val="001452A1"/>
    <w:rsid w:val="00147160"/>
    <w:rsid w:val="00147D1C"/>
    <w:rsid w:val="00153C3C"/>
    <w:rsid w:val="001540EB"/>
    <w:rsid w:val="001547F9"/>
    <w:rsid w:val="0015488B"/>
    <w:rsid w:val="001564E4"/>
    <w:rsid w:val="001621BC"/>
    <w:rsid w:val="00164587"/>
    <w:rsid w:val="00167A03"/>
    <w:rsid w:val="001718CC"/>
    <w:rsid w:val="0017225C"/>
    <w:rsid w:val="00173A29"/>
    <w:rsid w:val="001750BD"/>
    <w:rsid w:val="00176712"/>
    <w:rsid w:val="001768A4"/>
    <w:rsid w:val="0017721D"/>
    <w:rsid w:val="001824BF"/>
    <w:rsid w:val="00186985"/>
    <w:rsid w:val="001915DC"/>
    <w:rsid w:val="001925F7"/>
    <w:rsid w:val="0019414D"/>
    <w:rsid w:val="00194567"/>
    <w:rsid w:val="00194E48"/>
    <w:rsid w:val="001954D5"/>
    <w:rsid w:val="001A40F6"/>
    <w:rsid w:val="001A7939"/>
    <w:rsid w:val="001B03ED"/>
    <w:rsid w:val="001B1124"/>
    <w:rsid w:val="001B2BB0"/>
    <w:rsid w:val="001C03DB"/>
    <w:rsid w:val="001C0DA0"/>
    <w:rsid w:val="001C105B"/>
    <w:rsid w:val="001C2E7A"/>
    <w:rsid w:val="001D09E1"/>
    <w:rsid w:val="001D0E81"/>
    <w:rsid w:val="001D2670"/>
    <w:rsid w:val="001E1B8A"/>
    <w:rsid w:val="001F00DD"/>
    <w:rsid w:val="001F796C"/>
    <w:rsid w:val="002043D5"/>
    <w:rsid w:val="00204F78"/>
    <w:rsid w:val="002061F5"/>
    <w:rsid w:val="002101EC"/>
    <w:rsid w:val="002244C9"/>
    <w:rsid w:val="002307EF"/>
    <w:rsid w:val="002309D0"/>
    <w:rsid w:val="0023217C"/>
    <w:rsid w:val="002346AC"/>
    <w:rsid w:val="002357A0"/>
    <w:rsid w:val="00242661"/>
    <w:rsid w:val="0024301B"/>
    <w:rsid w:val="002470DE"/>
    <w:rsid w:val="00251029"/>
    <w:rsid w:val="00264382"/>
    <w:rsid w:val="002650AF"/>
    <w:rsid w:val="0027346C"/>
    <w:rsid w:val="00273D40"/>
    <w:rsid w:val="0027638E"/>
    <w:rsid w:val="0027682B"/>
    <w:rsid w:val="002815B0"/>
    <w:rsid w:val="00287E76"/>
    <w:rsid w:val="00290B57"/>
    <w:rsid w:val="002939CA"/>
    <w:rsid w:val="0029512A"/>
    <w:rsid w:val="002A0E14"/>
    <w:rsid w:val="002B19B7"/>
    <w:rsid w:val="002B3C2D"/>
    <w:rsid w:val="002B5BB2"/>
    <w:rsid w:val="002B7497"/>
    <w:rsid w:val="002C62AE"/>
    <w:rsid w:val="002C7546"/>
    <w:rsid w:val="002C7EE7"/>
    <w:rsid w:val="002D394D"/>
    <w:rsid w:val="002D3B5A"/>
    <w:rsid w:val="002D6FDB"/>
    <w:rsid w:val="002E2044"/>
    <w:rsid w:val="002E7EFD"/>
    <w:rsid w:val="002F2F28"/>
    <w:rsid w:val="002F3089"/>
    <w:rsid w:val="002F32F1"/>
    <w:rsid w:val="002F6F6C"/>
    <w:rsid w:val="002F79F5"/>
    <w:rsid w:val="00302458"/>
    <w:rsid w:val="003042BE"/>
    <w:rsid w:val="00304CBB"/>
    <w:rsid w:val="00304D9B"/>
    <w:rsid w:val="00310497"/>
    <w:rsid w:val="0031147F"/>
    <w:rsid w:val="00311959"/>
    <w:rsid w:val="0031651A"/>
    <w:rsid w:val="00316932"/>
    <w:rsid w:val="003170FB"/>
    <w:rsid w:val="00317567"/>
    <w:rsid w:val="00317A29"/>
    <w:rsid w:val="00320659"/>
    <w:rsid w:val="00321414"/>
    <w:rsid w:val="00324777"/>
    <w:rsid w:val="00325837"/>
    <w:rsid w:val="00325CA8"/>
    <w:rsid w:val="00333229"/>
    <w:rsid w:val="0033719D"/>
    <w:rsid w:val="00345605"/>
    <w:rsid w:val="003503BF"/>
    <w:rsid w:val="00353B0A"/>
    <w:rsid w:val="003544A3"/>
    <w:rsid w:val="00356189"/>
    <w:rsid w:val="003653BD"/>
    <w:rsid w:val="0036628C"/>
    <w:rsid w:val="00370D09"/>
    <w:rsid w:val="003746BB"/>
    <w:rsid w:val="00376538"/>
    <w:rsid w:val="0037754D"/>
    <w:rsid w:val="00382F13"/>
    <w:rsid w:val="00384256"/>
    <w:rsid w:val="00385AE0"/>
    <w:rsid w:val="00386031"/>
    <w:rsid w:val="00390316"/>
    <w:rsid w:val="003906AC"/>
    <w:rsid w:val="00390DB9"/>
    <w:rsid w:val="00391017"/>
    <w:rsid w:val="00392BBA"/>
    <w:rsid w:val="00395F28"/>
    <w:rsid w:val="0039642C"/>
    <w:rsid w:val="003A0BED"/>
    <w:rsid w:val="003A3456"/>
    <w:rsid w:val="003A3E0C"/>
    <w:rsid w:val="003A56EA"/>
    <w:rsid w:val="003A6877"/>
    <w:rsid w:val="003B39EB"/>
    <w:rsid w:val="003B3F5D"/>
    <w:rsid w:val="003B4CD4"/>
    <w:rsid w:val="003B52F2"/>
    <w:rsid w:val="003B57FB"/>
    <w:rsid w:val="003B6486"/>
    <w:rsid w:val="003C5184"/>
    <w:rsid w:val="003C6D65"/>
    <w:rsid w:val="003C74AF"/>
    <w:rsid w:val="003D36EE"/>
    <w:rsid w:val="003D3E89"/>
    <w:rsid w:val="003E1B32"/>
    <w:rsid w:val="003E24DC"/>
    <w:rsid w:val="003E7F31"/>
    <w:rsid w:val="003F02E1"/>
    <w:rsid w:val="003F2ACC"/>
    <w:rsid w:val="003F3D0D"/>
    <w:rsid w:val="003F4A47"/>
    <w:rsid w:val="004007D4"/>
    <w:rsid w:val="00401623"/>
    <w:rsid w:val="00401C77"/>
    <w:rsid w:val="00406D2E"/>
    <w:rsid w:val="00406D42"/>
    <w:rsid w:val="00407547"/>
    <w:rsid w:val="00407623"/>
    <w:rsid w:val="00410C2E"/>
    <w:rsid w:val="0041245D"/>
    <w:rsid w:val="004146CC"/>
    <w:rsid w:val="0042007F"/>
    <w:rsid w:val="004215E2"/>
    <w:rsid w:val="00421C23"/>
    <w:rsid w:val="0042330E"/>
    <w:rsid w:val="00426524"/>
    <w:rsid w:val="004303FF"/>
    <w:rsid w:val="0043058F"/>
    <w:rsid w:val="00430F5C"/>
    <w:rsid w:val="0043329E"/>
    <w:rsid w:val="00433CBA"/>
    <w:rsid w:val="0044193E"/>
    <w:rsid w:val="00441D6F"/>
    <w:rsid w:val="004436B6"/>
    <w:rsid w:val="00445AB2"/>
    <w:rsid w:val="004511E7"/>
    <w:rsid w:val="004514F5"/>
    <w:rsid w:val="00452BF2"/>
    <w:rsid w:val="0045439E"/>
    <w:rsid w:val="00455282"/>
    <w:rsid w:val="00455824"/>
    <w:rsid w:val="00455E20"/>
    <w:rsid w:val="0045706E"/>
    <w:rsid w:val="0045796B"/>
    <w:rsid w:val="004623CA"/>
    <w:rsid w:val="004624E2"/>
    <w:rsid w:val="00470249"/>
    <w:rsid w:val="0047074B"/>
    <w:rsid w:val="00471DC8"/>
    <w:rsid w:val="004835C9"/>
    <w:rsid w:val="00491180"/>
    <w:rsid w:val="004960A6"/>
    <w:rsid w:val="004960E2"/>
    <w:rsid w:val="00497BBB"/>
    <w:rsid w:val="004A0E75"/>
    <w:rsid w:val="004A44F7"/>
    <w:rsid w:val="004A6B88"/>
    <w:rsid w:val="004A700A"/>
    <w:rsid w:val="004B5F47"/>
    <w:rsid w:val="004B6025"/>
    <w:rsid w:val="004B65AD"/>
    <w:rsid w:val="004C195F"/>
    <w:rsid w:val="004C284B"/>
    <w:rsid w:val="004C3B0E"/>
    <w:rsid w:val="004C3B5B"/>
    <w:rsid w:val="004C6880"/>
    <w:rsid w:val="004C71C8"/>
    <w:rsid w:val="004D1B70"/>
    <w:rsid w:val="004D62B8"/>
    <w:rsid w:val="004D666B"/>
    <w:rsid w:val="004E23F6"/>
    <w:rsid w:val="004E4551"/>
    <w:rsid w:val="004E74B7"/>
    <w:rsid w:val="004E797D"/>
    <w:rsid w:val="004F02BC"/>
    <w:rsid w:val="004F271D"/>
    <w:rsid w:val="004F7A1A"/>
    <w:rsid w:val="0050134D"/>
    <w:rsid w:val="00502F95"/>
    <w:rsid w:val="00504335"/>
    <w:rsid w:val="00504900"/>
    <w:rsid w:val="00507B0B"/>
    <w:rsid w:val="0051290F"/>
    <w:rsid w:val="00513BE0"/>
    <w:rsid w:val="00515E34"/>
    <w:rsid w:val="0051714A"/>
    <w:rsid w:val="005216ED"/>
    <w:rsid w:val="0052233B"/>
    <w:rsid w:val="00526826"/>
    <w:rsid w:val="00527D46"/>
    <w:rsid w:val="00527F09"/>
    <w:rsid w:val="00541EB5"/>
    <w:rsid w:val="005420BC"/>
    <w:rsid w:val="00544218"/>
    <w:rsid w:val="00550173"/>
    <w:rsid w:val="00550BA2"/>
    <w:rsid w:val="005518DA"/>
    <w:rsid w:val="005532BE"/>
    <w:rsid w:val="00554079"/>
    <w:rsid w:val="00560ADE"/>
    <w:rsid w:val="00561411"/>
    <w:rsid w:val="00571447"/>
    <w:rsid w:val="005722F7"/>
    <w:rsid w:val="00576B1D"/>
    <w:rsid w:val="0058036B"/>
    <w:rsid w:val="00582355"/>
    <w:rsid w:val="00583954"/>
    <w:rsid w:val="00586405"/>
    <w:rsid w:val="00590656"/>
    <w:rsid w:val="00590726"/>
    <w:rsid w:val="00593E9C"/>
    <w:rsid w:val="00595C7C"/>
    <w:rsid w:val="00597BD3"/>
    <w:rsid w:val="00597DBE"/>
    <w:rsid w:val="005A60F8"/>
    <w:rsid w:val="005B0707"/>
    <w:rsid w:val="005B2ACF"/>
    <w:rsid w:val="005B451E"/>
    <w:rsid w:val="005B4C8A"/>
    <w:rsid w:val="005C033D"/>
    <w:rsid w:val="005C7E63"/>
    <w:rsid w:val="005D139C"/>
    <w:rsid w:val="005D56DD"/>
    <w:rsid w:val="005D665C"/>
    <w:rsid w:val="005D735F"/>
    <w:rsid w:val="005E2A97"/>
    <w:rsid w:val="005E2C2B"/>
    <w:rsid w:val="005E7920"/>
    <w:rsid w:val="006030B8"/>
    <w:rsid w:val="006038FA"/>
    <w:rsid w:val="00603B3E"/>
    <w:rsid w:val="00607BEB"/>
    <w:rsid w:val="00607BFA"/>
    <w:rsid w:val="00607C08"/>
    <w:rsid w:val="00610660"/>
    <w:rsid w:val="00613064"/>
    <w:rsid w:val="00617033"/>
    <w:rsid w:val="006219B5"/>
    <w:rsid w:val="006230CE"/>
    <w:rsid w:val="006245A4"/>
    <w:rsid w:val="00626BA5"/>
    <w:rsid w:val="006303D3"/>
    <w:rsid w:val="006329F6"/>
    <w:rsid w:val="00632C9B"/>
    <w:rsid w:val="00632FAA"/>
    <w:rsid w:val="00634B46"/>
    <w:rsid w:val="00635A59"/>
    <w:rsid w:val="00636130"/>
    <w:rsid w:val="00637D42"/>
    <w:rsid w:val="006426A3"/>
    <w:rsid w:val="00642ED8"/>
    <w:rsid w:val="00644706"/>
    <w:rsid w:val="00645763"/>
    <w:rsid w:val="00646623"/>
    <w:rsid w:val="006471AC"/>
    <w:rsid w:val="0065265C"/>
    <w:rsid w:val="0065445D"/>
    <w:rsid w:val="00656278"/>
    <w:rsid w:val="006627FB"/>
    <w:rsid w:val="00663323"/>
    <w:rsid w:val="00674F94"/>
    <w:rsid w:val="00677AD1"/>
    <w:rsid w:val="00683BCC"/>
    <w:rsid w:val="00686967"/>
    <w:rsid w:val="00694D7B"/>
    <w:rsid w:val="006952B8"/>
    <w:rsid w:val="0069639D"/>
    <w:rsid w:val="006A1005"/>
    <w:rsid w:val="006A1133"/>
    <w:rsid w:val="006A1B51"/>
    <w:rsid w:val="006A2176"/>
    <w:rsid w:val="006A3DDA"/>
    <w:rsid w:val="006A7AE9"/>
    <w:rsid w:val="006B1BEE"/>
    <w:rsid w:val="006B1C34"/>
    <w:rsid w:val="006B3A94"/>
    <w:rsid w:val="006B4E91"/>
    <w:rsid w:val="006B5BC8"/>
    <w:rsid w:val="006B694E"/>
    <w:rsid w:val="006C04F0"/>
    <w:rsid w:val="006C0575"/>
    <w:rsid w:val="006D0359"/>
    <w:rsid w:val="006D2E98"/>
    <w:rsid w:val="006D31E4"/>
    <w:rsid w:val="006D33E4"/>
    <w:rsid w:val="006E48E7"/>
    <w:rsid w:val="006E7B25"/>
    <w:rsid w:val="006F067C"/>
    <w:rsid w:val="006F40CD"/>
    <w:rsid w:val="00700F11"/>
    <w:rsid w:val="0070482A"/>
    <w:rsid w:val="00704B32"/>
    <w:rsid w:val="007067DA"/>
    <w:rsid w:val="00707EC7"/>
    <w:rsid w:val="00711460"/>
    <w:rsid w:val="00711E70"/>
    <w:rsid w:val="00713DDE"/>
    <w:rsid w:val="00716FAE"/>
    <w:rsid w:val="007173B1"/>
    <w:rsid w:val="007246E2"/>
    <w:rsid w:val="00724CED"/>
    <w:rsid w:val="00725B59"/>
    <w:rsid w:val="00736AE8"/>
    <w:rsid w:val="00737785"/>
    <w:rsid w:val="00751B6A"/>
    <w:rsid w:val="00762460"/>
    <w:rsid w:val="00763512"/>
    <w:rsid w:val="00770F62"/>
    <w:rsid w:val="00771BC4"/>
    <w:rsid w:val="00772CB6"/>
    <w:rsid w:val="00773C7B"/>
    <w:rsid w:val="0077401F"/>
    <w:rsid w:val="007815BC"/>
    <w:rsid w:val="00784F00"/>
    <w:rsid w:val="00786A9C"/>
    <w:rsid w:val="00790DA4"/>
    <w:rsid w:val="0079315C"/>
    <w:rsid w:val="00795567"/>
    <w:rsid w:val="00796B9B"/>
    <w:rsid w:val="007A2B43"/>
    <w:rsid w:val="007A411F"/>
    <w:rsid w:val="007A43C3"/>
    <w:rsid w:val="007A5282"/>
    <w:rsid w:val="007A5F4A"/>
    <w:rsid w:val="007B243E"/>
    <w:rsid w:val="007B3B40"/>
    <w:rsid w:val="007C0ECE"/>
    <w:rsid w:val="007C2D19"/>
    <w:rsid w:val="007C5B87"/>
    <w:rsid w:val="007C755D"/>
    <w:rsid w:val="007D255E"/>
    <w:rsid w:val="007D65D0"/>
    <w:rsid w:val="007D660C"/>
    <w:rsid w:val="007E0967"/>
    <w:rsid w:val="007E11E5"/>
    <w:rsid w:val="007E1D13"/>
    <w:rsid w:val="007E3790"/>
    <w:rsid w:val="007E4766"/>
    <w:rsid w:val="007F12C8"/>
    <w:rsid w:val="007F5F26"/>
    <w:rsid w:val="007F6FAF"/>
    <w:rsid w:val="0080244F"/>
    <w:rsid w:val="00802569"/>
    <w:rsid w:val="00807FDF"/>
    <w:rsid w:val="00817ABF"/>
    <w:rsid w:val="00822D7D"/>
    <w:rsid w:val="0082374E"/>
    <w:rsid w:val="00824081"/>
    <w:rsid w:val="008261CC"/>
    <w:rsid w:val="00830B3E"/>
    <w:rsid w:val="008324BB"/>
    <w:rsid w:val="00832D08"/>
    <w:rsid w:val="0083444D"/>
    <w:rsid w:val="00834746"/>
    <w:rsid w:val="00835105"/>
    <w:rsid w:val="00840D05"/>
    <w:rsid w:val="00841504"/>
    <w:rsid w:val="00841D8F"/>
    <w:rsid w:val="008520B0"/>
    <w:rsid w:val="008536C2"/>
    <w:rsid w:val="00855F70"/>
    <w:rsid w:val="008567B9"/>
    <w:rsid w:val="00860EBE"/>
    <w:rsid w:val="008633A7"/>
    <w:rsid w:val="008665CD"/>
    <w:rsid w:val="008672B3"/>
    <w:rsid w:val="00870979"/>
    <w:rsid w:val="008718E9"/>
    <w:rsid w:val="00874CD7"/>
    <w:rsid w:val="00876A39"/>
    <w:rsid w:val="008808DF"/>
    <w:rsid w:val="00884DC5"/>
    <w:rsid w:val="00885AED"/>
    <w:rsid w:val="00885F06"/>
    <w:rsid w:val="0088618B"/>
    <w:rsid w:val="00890ABA"/>
    <w:rsid w:val="00890B15"/>
    <w:rsid w:val="00891213"/>
    <w:rsid w:val="00893DC1"/>
    <w:rsid w:val="008970EE"/>
    <w:rsid w:val="008A26EE"/>
    <w:rsid w:val="008A2ABB"/>
    <w:rsid w:val="008A470F"/>
    <w:rsid w:val="008B1A48"/>
    <w:rsid w:val="008B2F9A"/>
    <w:rsid w:val="008B34F3"/>
    <w:rsid w:val="008B42F7"/>
    <w:rsid w:val="008B632A"/>
    <w:rsid w:val="008C48FB"/>
    <w:rsid w:val="008C7107"/>
    <w:rsid w:val="008D07EF"/>
    <w:rsid w:val="008D0A05"/>
    <w:rsid w:val="008D2722"/>
    <w:rsid w:val="008D51E8"/>
    <w:rsid w:val="008D6FC4"/>
    <w:rsid w:val="008D72BD"/>
    <w:rsid w:val="008E0C46"/>
    <w:rsid w:val="008E2696"/>
    <w:rsid w:val="008E5DDA"/>
    <w:rsid w:val="008F14F5"/>
    <w:rsid w:val="008F32E8"/>
    <w:rsid w:val="008F441D"/>
    <w:rsid w:val="008F4E34"/>
    <w:rsid w:val="008F5F5B"/>
    <w:rsid w:val="008F7386"/>
    <w:rsid w:val="0090439D"/>
    <w:rsid w:val="00904C22"/>
    <w:rsid w:val="00906F9F"/>
    <w:rsid w:val="00911771"/>
    <w:rsid w:val="00913242"/>
    <w:rsid w:val="00917928"/>
    <w:rsid w:val="00922271"/>
    <w:rsid w:val="009226F7"/>
    <w:rsid w:val="00923413"/>
    <w:rsid w:val="00926479"/>
    <w:rsid w:val="00927F05"/>
    <w:rsid w:val="009302FD"/>
    <w:rsid w:val="009420A2"/>
    <w:rsid w:val="0094264F"/>
    <w:rsid w:val="00942C91"/>
    <w:rsid w:val="00945477"/>
    <w:rsid w:val="00950394"/>
    <w:rsid w:val="00950600"/>
    <w:rsid w:val="009509FB"/>
    <w:rsid w:val="00951FE4"/>
    <w:rsid w:val="009555EF"/>
    <w:rsid w:val="0095620B"/>
    <w:rsid w:val="00957FD9"/>
    <w:rsid w:val="00960328"/>
    <w:rsid w:val="00962E24"/>
    <w:rsid w:val="00963947"/>
    <w:rsid w:val="00964696"/>
    <w:rsid w:val="00964B25"/>
    <w:rsid w:val="0098082A"/>
    <w:rsid w:val="00980E2C"/>
    <w:rsid w:val="0098161E"/>
    <w:rsid w:val="00985A8E"/>
    <w:rsid w:val="009908BB"/>
    <w:rsid w:val="0099551F"/>
    <w:rsid w:val="009B29DC"/>
    <w:rsid w:val="009B4B2F"/>
    <w:rsid w:val="009B4D20"/>
    <w:rsid w:val="009B51CA"/>
    <w:rsid w:val="009B615D"/>
    <w:rsid w:val="009C045B"/>
    <w:rsid w:val="009C15C2"/>
    <w:rsid w:val="009C2BBC"/>
    <w:rsid w:val="009D01AC"/>
    <w:rsid w:val="009D2903"/>
    <w:rsid w:val="009D2FB6"/>
    <w:rsid w:val="009D3EAD"/>
    <w:rsid w:val="009D52AD"/>
    <w:rsid w:val="009E0AC8"/>
    <w:rsid w:val="009E247A"/>
    <w:rsid w:val="009E5262"/>
    <w:rsid w:val="009E54F3"/>
    <w:rsid w:val="009E6695"/>
    <w:rsid w:val="009E7E90"/>
    <w:rsid w:val="009F1C9A"/>
    <w:rsid w:val="009F3178"/>
    <w:rsid w:val="00A0347D"/>
    <w:rsid w:val="00A078C1"/>
    <w:rsid w:val="00A105D2"/>
    <w:rsid w:val="00A113AE"/>
    <w:rsid w:val="00A11410"/>
    <w:rsid w:val="00A1176E"/>
    <w:rsid w:val="00A135CA"/>
    <w:rsid w:val="00A2063C"/>
    <w:rsid w:val="00A26056"/>
    <w:rsid w:val="00A277F9"/>
    <w:rsid w:val="00A30304"/>
    <w:rsid w:val="00A347D5"/>
    <w:rsid w:val="00A36F50"/>
    <w:rsid w:val="00A42739"/>
    <w:rsid w:val="00A43A8C"/>
    <w:rsid w:val="00A458FB"/>
    <w:rsid w:val="00A467FD"/>
    <w:rsid w:val="00A46A2D"/>
    <w:rsid w:val="00A51E23"/>
    <w:rsid w:val="00A5279F"/>
    <w:rsid w:val="00A530B7"/>
    <w:rsid w:val="00A531C3"/>
    <w:rsid w:val="00A54085"/>
    <w:rsid w:val="00A5593F"/>
    <w:rsid w:val="00A56AE3"/>
    <w:rsid w:val="00A638E2"/>
    <w:rsid w:val="00A65AF6"/>
    <w:rsid w:val="00A67E22"/>
    <w:rsid w:val="00A7020C"/>
    <w:rsid w:val="00A73407"/>
    <w:rsid w:val="00A73531"/>
    <w:rsid w:val="00A7647A"/>
    <w:rsid w:val="00A76B08"/>
    <w:rsid w:val="00A77400"/>
    <w:rsid w:val="00A87A8A"/>
    <w:rsid w:val="00A95FA3"/>
    <w:rsid w:val="00A96069"/>
    <w:rsid w:val="00A97667"/>
    <w:rsid w:val="00A97A98"/>
    <w:rsid w:val="00AB0FEA"/>
    <w:rsid w:val="00AB18C8"/>
    <w:rsid w:val="00AB1A0E"/>
    <w:rsid w:val="00AB1F94"/>
    <w:rsid w:val="00AB306A"/>
    <w:rsid w:val="00AB34F2"/>
    <w:rsid w:val="00AB6695"/>
    <w:rsid w:val="00AC045A"/>
    <w:rsid w:val="00AC46FD"/>
    <w:rsid w:val="00AC6F41"/>
    <w:rsid w:val="00AD16BF"/>
    <w:rsid w:val="00AD1C20"/>
    <w:rsid w:val="00AD286A"/>
    <w:rsid w:val="00AD5C6E"/>
    <w:rsid w:val="00AD60B1"/>
    <w:rsid w:val="00AD6116"/>
    <w:rsid w:val="00AE063F"/>
    <w:rsid w:val="00AE2088"/>
    <w:rsid w:val="00AF55BB"/>
    <w:rsid w:val="00AF66B6"/>
    <w:rsid w:val="00B0201B"/>
    <w:rsid w:val="00B05356"/>
    <w:rsid w:val="00B06519"/>
    <w:rsid w:val="00B06CEB"/>
    <w:rsid w:val="00B071DC"/>
    <w:rsid w:val="00B078C4"/>
    <w:rsid w:val="00B1510C"/>
    <w:rsid w:val="00B23448"/>
    <w:rsid w:val="00B25A8C"/>
    <w:rsid w:val="00B27578"/>
    <w:rsid w:val="00B311E5"/>
    <w:rsid w:val="00B32BE5"/>
    <w:rsid w:val="00B337B6"/>
    <w:rsid w:val="00B33825"/>
    <w:rsid w:val="00B33E7E"/>
    <w:rsid w:val="00B35578"/>
    <w:rsid w:val="00B36ADA"/>
    <w:rsid w:val="00B37E07"/>
    <w:rsid w:val="00B43546"/>
    <w:rsid w:val="00B43564"/>
    <w:rsid w:val="00B54A8C"/>
    <w:rsid w:val="00B56C30"/>
    <w:rsid w:val="00B623DD"/>
    <w:rsid w:val="00B63E16"/>
    <w:rsid w:val="00B67119"/>
    <w:rsid w:val="00B71DCD"/>
    <w:rsid w:val="00B72489"/>
    <w:rsid w:val="00B74285"/>
    <w:rsid w:val="00B77DDF"/>
    <w:rsid w:val="00B83304"/>
    <w:rsid w:val="00B83A8E"/>
    <w:rsid w:val="00B871D8"/>
    <w:rsid w:val="00BA12AB"/>
    <w:rsid w:val="00BA31E9"/>
    <w:rsid w:val="00BA5E66"/>
    <w:rsid w:val="00BA704C"/>
    <w:rsid w:val="00BA77C2"/>
    <w:rsid w:val="00BA7D62"/>
    <w:rsid w:val="00BB1C98"/>
    <w:rsid w:val="00BB261A"/>
    <w:rsid w:val="00BB39D0"/>
    <w:rsid w:val="00BC007C"/>
    <w:rsid w:val="00BC06CC"/>
    <w:rsid w:val="00BC625F"/>
    <w:rsid w:val="00BC6932"/>
    <w:rsid w:val="00BD11C3"/>
    <w:rsid w:val="00BD2177"/>
    <w:rsid w:val="00BD236E"/>
    <w:rsid w:val="00BD6AB6"/>
    <w:rsid w:val="00BE607B"/>
    <w:rsid w:val="00BF112D"/>
    <w:rsid w:val="00C005A7"/>
    <w:rsid w:val="00C01353"/>
    <w:rsid w:val="00C017E4"/>
    <w:rsid w:val="00C03E29"/>
    <w:rsid w:val="00C05574"/>
    <w:rsid w:val="00C05BC4"/>
    <w:rsid w:val="00C11D62"/>
    <w:rsid w:val="00C17ADA"/>
    <w:rsid w:val="00C17F83"/>
    <w:rsid w:val="00C201FA"/>
    <w:rsid w:val="00C30A73"/>
    <w:rsid w:val="00C331C8"/>
    <w:rsid w:val="00C3401C"/>
    <w:rsid w:val="00C36B07"/>
    <w:rsid w:val="00C40911"/>
    <w:rsid w:val="00C40A59"/>
    <w:rsid w:val="00C4458B"/>
    <w:rsid w:val="00C4471E"/>
    <w:rsid w:val="00C44EF3"/>
    <w:rsid w:val="00C45050"/>
    <w:rsid w:val="00C45B7B"/>
    <w:rsid w:val="00C4655A"/>
    <w:rsid w:val="00C47F8A"/>
    <w:rsid w:val="00C53D5C"/>
    <w:rsid w:val="00C557F7"/>
    <w:rsid w:val="00C55E14"/>
    <w:rsid w:val="00C57BF5"/>
    <w:rsid w:val="00C621F8"/>
    <w:rsid w:val="00C6533F"/>
    <w:rsid w:val="00C65A60"/>
    <w:rsid w:val="00C65B54"/>
    <w:rsid w:val="00C672C8"/>
    <w:rsid w:val="00C701EC"/>
    <w:rsid w:val="00C7033F"/>
    <w:rsid w:val="00C768B4"/>
    <w:rsid w:val="00C80184"/>
    <w:rsid w:val="00C829E1"/>
    <w:rsid w:val="00C83C27"/>
    <w:rsid w:val="00C852B9"/>
    <w:rsid w:val="00C86E83"/>
    <w:rsid w:val="00C87696"/>
    <w:rsid w:val="00C91D1E"/>
    <w:rsid w:val="00C96078"/>
    <w:rsid w:val="00C9647D"/>
    <w:rsid w:val="00C97D56"/>
    <w:rsid w:val="00C97EC1"/>
    <w:rsid w:val="00CA2500"/>
    <w:rsid w:val="00CA3215"/>
    <w:rsid w:val="00CA5323"/>
    <w:rsid w:val="00CB62AE"/>
    <w:rsid w:val="00CB6C56"/>
    <w:rsid w:val="00CB7709"/>
    <w:rsid w:val="00CB774E"/>
    <w:rsid w:val="00CB7B62"/>
    <w:rsid w:val="00CC1A2A"/>
    <w:rsid w:val="00CC22FE"/>
    <w:rsid w:val="00CD045E"/>
    <w:rsid w:val="00CD0959"/>
    <w:rsid w:val="00CD10ED"/>
    <w:rsid w:val="00CD12AC"/>
    <w:rsid w:val="00CD3C05"/>
    <w:rsid w:val="00CE078E"/>
    <w:rsid w:val="00CE12C3"/>
    <w:rsid w:val="00CE1E6A"/>
    <w:rsid w:val="00CE3682"/>
    <w:rsid w:val="00CE48AD"/>
    <w:rsid w:val="00CE6910"/>
    <w:rsid w:val="00CF09A1"/>
    <w:rsid w:val="00CF1FD9"/>
    <w:rsid w:val="00CF6BB8"/>
    <w:rsid w:val="00CF7E6F"/>
    <w:rsid w:val="00D03B23"/>
    <w:rsid w:val="00D1504B"/>
    <w:rsid w:val="00D1567E"/>
    <w:rsid w:val="00D171D7"/>
    <w:rsid w:val="00D2310E"/>
    <w:rsid w:val="00D23CC2"/>
    <w:rsid w:val="00D242E5"/>
    <w:rsid w:val="00D25AB8"/>
    <w:rsid w:val="00D35698"/>
    <w:rsid w:val="00D41EA2"/>
    <w:rsid w:val="00D45C29"/>
    <w:rsid w:val="00D551FA"/>
    <w:rsid w:val="00D57912"/>
    <w:rsid w:val="00D60128"/>
    <w:rsid w:val="00D617E9"/>
    <w:rsid w:val="00D61EC3"/>
    <w:rsid w:val="00D6491F"/>
    <w:rsid w:val="00D7033D"/>
    <w:rsid w:val="00D73021"/>
    <w:rsid w:val="00D75605"/>
    <w:rsid w:val="00D768BA"/>
    <w:rsid w:val="00D80C02"/>
    <w:rsid w:val="00D81DB7"/>
    <w:rsid w:val="00D92C90"/>
    <w:rsid w:val="00D95C56"/>
    <w:rsid w:val="00D96FCC"/>
    <w:rsid w:val="00DA0FE9"/>
    <w:rsid w:val="00DA137A"/>
    <w:rsid w:val="00DA3568"/>
    <w:rsid w:val="00DA4063"/>
    <w:rsid w:val="00DA5084"/>
    <w:rsid w:val="00DB3567"/>
    <w:rsid w:val="00DB52CE"/>
    <w:rsid w:val="00DB7235"/>
    <w:rsid w:val="00DB778B"/>
    <w:rsid w:val="00DC61EE"/>
    <w:rsid w:val="00DD245C"/>
    <w:rsid w:val="00DD4A5D"/>
    <w:rsid w:val="00DD55BC"/>
    <w:rsid w:val="00DE1FF2"/>
    <w:rsid w:val="00DF189D"/>
    <w:rsid w:val="00DF1EA7"/>
    <w:rsid w:val="00DF216F"/>
    <w:rsid w:val="00DF6C41"/>
    <w:rsid w:val="00E01B6A"/>
    <w:rsid w:val="00E04142"/>
    <w:rsid w:val="00E04955"/>
    <w:rsid w:val="00E049AC"/>
    <w:rsid w:val="00E07251"/>
    <w:rsid w:val="00E131C5"/>
    <w:rsid w:val="00E1376A"/>
    <w:rsid w:val="00E16A6B"/>
    <w:rsid w:val="00E1712C"/>
    <w:rsid w:val="00E1786B"/>
    <w:rsid w:val="00E17DD7"/>
    <w:rsid w:val="00E306E1"/>
    <w:rsid w:val="00E32FD9"/>
    <w:rsid w:val="00E34067"/>
    <w:rsid w:val="00E40D05"/>
    <w:rsid w:val="00E42762"/>
    <w:rsid w:val="00E428A8"/>
    <w:rsid w:val="00E45904"/>
    <w:rsid w:val="00E45D8C"/>
    <w:rsid w:val="00E47DC2"/>
    <w:rsid w:val="00E51FFF"/>
    <w:rsid w:val="00E52819"/>
    <w:rsid w:val="00E57BBA"/>
    <w:rsid w:val="00E60AB3"/>
    <w:rsid w:val="00E61565"/>
    <w:rsid w:val="00E711E5"/>
    <w:rsid w:val="00E71274"/>
    <w:rsid w:val="00E71AD3"/>
    <w:rsid w:val="00E75101"/>
    <w:rsid w:val="00E80FD1"/>
    <w:rsid w:val="00E837EA"/>
    <w:rsid w:val="00E90653"/>
    <w:rsid w:val="00E9311A"/>
    <w:rsid w:val="00E93BF0"/>
    <w:rsid w:val="00E93E2B"/>
    <w:rsid w:val="00E94198"/>
    <w:rsid w:val="00EA20E3"/>
    <w:rsid w:val="00EB0E84"/>
    <w:rsid w:val="00EB49BA"/>
    <w:rsid w:val="00EB5EC5"/>
    <w:rsid w:val="00EC2899"/>
    <w:rsid w:val="00EC33DE"/>
    <w:rsid w:val="00EC6ED4"/>
    <w:rsid w:val="00EC7568"/>
    <w:rsid w:val="00ED13DC"/>
    <w:rsid w:val="00ED1DFB"/>
    <w:rsid w:val="00ED2909"/>
    <w:rsid w:val="00ED40C7"/>
    <w:rsid w:val="00ED5EED"/>
    <w:rsid w:val="00ED79A7"/>
    <w:rsid w:val="00ED7B4F"/>
    <w:rsid w:val="00ED7FC9"/>
    <w:rsid w:val="00EE0C58"/>
    <w:rsid w:val="00EE1F8A"/>
    <w:rsid w:val="00EE4C66"/>
    <w:rsid w:val="00EE5FEE"/>
    <w:rsid w:val="00EE7056"/>
    <w:rsid w:val="00EF015F"/>
    <w:rsid w:val="00EF17F4"/>
    <w:rsid w:val="00EF1AE8"/>
    <w:rsid w:val="00EF223E"/>
    <w:rsid w:val="00EF5F6A"/>
    <w:rsid w:val="00F01F83"/>
    <w:rsid w:val="00F03A40"/>
    <w:rsid w:val="00F03B1A"/>
    <w:rsid w:val="00F06957"/>
    <w:rsid w:val="00F11404"/>
    <w:rsid w:val="00F127A5"/>
    <w:rsid w:val="00F12E3F"/>
    <w:rsid w:val="00F1327A"/>
    <w:rsid w:val="00F134E0"/>
    <w:rsid w:val="00F20013"/>
    <w:rsid w:val="00F2008A"/>
    <w:rsid w:val="00F21BBB"/>
    <w:rsid w:val="00F22112"/>
    <w:rsid w:val="00F24B54"/>
    <w:rsid w:val="00F24D58"/>
    <w:rsid w:val="00F3484F"/>
    <w:rsid w:val="00F37FB8"/>
    <w:rsid w:val="00F42C83"/>
    <w:rsid w:val="00F43CC0"/>
    <w:rsid w:val="00F569D2"/>
    <w:rsid w:val="00F56CCC"/>
    <w:rsid w:val="00F6118C"/>
    <w:rsid w:val="00F634FF"/>
    <w:rsid w:val="00F667A8"/>
    <w:rsid w:val="00F66B1D"/>
    <w:rsid w:val="00F67ABF"/>
    <w:rsid w:val="00F826DD"/>
    <w:rsid w:val="00F83B2B"/>
    <w:rsid w:val="00F8744D"/>
    <w:rsid w:val="00F91896"/>
    <w:rsid w:val="00FA16FF"/>
    <w:rsid w:val="00FB16F0"/>
    <w:rsid w:val="00FB1A84"/>
    <w:rsid w:val="00FB56CC"/>
    <w:rsid w:val="00FB6C23"/>
    <w:rsid w:val="00FC3C4C"/>
    <w:rsid w:val="00FC5567"/>
    <w:rsid w:val="00FD0062"/>
    <w:rsid w:val="00FD26C3"/>
    <w:rsid w:val="00FD51EA"/>
    <w:rsid w:val="00FD7645"/>
    <w:rsid w:val="00FE0A7B"/>
    <w:rsid w:val="00FE1582"/>
    <w:rsid w:val="00FE19F2"/>
    <w:rsid w:val="00FE2803"/>
    <w:rsid w:val="00FE35E4"/>
    <w:rsid w:val="00FE610F"/>
    <w:rsid w:val="00FF00D0"/>
    <w:rsid w:val="00FF34EF"/>
    <w:rsid w:val="00FF4181"/>
    <w:rsid w:val="00FF6115"/>
    <w:rsid w:val="00FF66BE"/>
  </w:rsids>
  <m:mathPr>
    <m:mathFont m:val="Cambria Math"/>
    <m:brkBin m:val="before"/>
    <m:brkBinSub m:val="--"/>
    <m:smallFrac/>
    <m:dispDef/>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6BC2D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24852"/>
    <w:rPr>
      <w:rFonts w:ascii="Times New Roman" w:hAnsi="Times New Roman"/>
    </w:rPr>
  </w:style>
  <w:style w:type="paragraph" w:styleId="Heading1">
    <w:name w:val="heading 1"/>
    <w:basedOn w:val="Normal"/>
    <w:next w:val="Normal"/>
    <w:link w:val="Heading1Char"/>
    <w:uiPriority w:val="9"/>
    <w:qFormat/>
    <w:rsid w:val="00F348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219B5"/>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0347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minar">
    <w:name w:val="Seminar"/>
    <w:basedOn w:val="PlainText"/>
    <w:autoRedefine/>
    <w:rsid w:val="00135D42"/>
    <w:rPr>
      <w:rFonts w:ascii="Palatino" w:hAnsi="Palatino"/>
      <w:sz w:val="28"/>
    </w:rPr>
  </w:style>
  <w:style w:type="character" w:customStyle="1" w:styleId="Plain">
    <w:name w:val="Plain"/>
    <w:rsid w:val="00837F90"/>
    <w:rPr>
      <w:rFonts w:ascii="Times New Roman" w:hAnsi="Times New Roman"/>
    </w:rPr>
  </w:style>
  <w:style w:type="paragraph" w:customStyle="1" w:styleId="Slides">
    <w:name w:val="Slides"/>
    <w:basedOn w:val="Seminar"/>
    <w:next w:val="Seminar"/>
    <w:rsid w:val="00135D42"/>
    <w:rPr>
      <w:b/>
      <w:color w:val="0000FF"/>
      <w:sz w:val="36"/>
    </w:rPr>
  </w:style>
  <w:style w:type="paragraph" w:styleId="PlainText">
    <w:name w:val="Plain Text"/>
    <w:basedOn w:val="Normal"/>
    <w:link w:val="PlainTextChar"/>
    <w:rsid w:val="00837F90"/>
  </w:style>
  <w:style w:type="paragraph" w:customStyle="1" w:styleId="LiveDemo">
    <w:name w:val="Live Demo"/>
    <w:basedOn w:val="Seminar"/>
    <w:next w:val="Seminar"/>
    <w:autoRedefine/>
    <w:rsid w:val="00833192"/>
    <w:rPr>
      <w:rFonts w:ascii="Times New Roman" w:hAnsi="Times New Roman"/>
      <w:color w:val="FF0000"/>
    </w:rPr>
  </w:style>
  <w:style w:type="paragraph" w:customStyle="1" w:styleId="Body1">
    <w:name w:val="Body 1"/>
    <w:next w:val="Normal"/>
    <w:autoRedefine/>
    <w:rsid w:val="00E54C79"/>
    <w:pPr>
      <w:keepLines/>
      <w:spacing w:line="240" w:lineRule="exact"/>
      <w:jc w:val="both"/>
    </w:pPr>
    <w:rPr>
      <w:rFonts w:ascii="Times" w:eastAsia="Times New Roman" w:hAnsi="Times" w:cs="Times New Roman"/>
    </w:rPr>
  </w:style>
  <w:style w:type="character" w:customStyle="1" w:styleId="Heading2Char">
    <w:name w:val="Heading 2 Char"/>
    <w:basedOn w:val="DefaultParagraphFont"/>
    <w:link w:val="Heading2"/>
    <w:uiPriority w:val="9"/>
    <w:rsid w:val="006219B5"/>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F3484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5A60F8"/>
    <w:rPr>
      <w:color w:val="0000FF" w:themeColor="hyperlink"/>
      <w:u w:val="single"/>
    </w:rPr>
  </w:style>
  <w:style w:type="character" w:styleId="FollowedHyperlink">
    <w:name w:val="FollowedHyperlink"/>
    <w:basedOn w:val="DefaultParagraphFont"/>
    <w:uiPriority w:val="99"/>
    <w:semiHidden/>
    <w:unhideWhenUsed/>
    <w:rsid w:val="005A60F8"/>
    <w:rPr>
      <w:color w:val="800080" w:themeColor="followedHyperlink"/>
      <w:u w:val="single"/>
    </w:rPr>
  </w:style>
  <w:style w:type="character" w:customStyle="1" w:styleId="Heading3Char">
    <w:name w:val="Heading 3 Char"/>
    <w:basedOn w:val="DefaultParagraphFont"/>
    <w:link w:val="Heading3"/>
    <w:uiPriority w:val="9"/>
    <w:rsid w:val="00A0347D"/>
    <w:rPr>
      <w:rFonts w:asciiTheme="majorHAnsi" w:eastAsiaTheme="majorEastAsia" w:hAnsiTheme="majorHAnsi" w:cstheme="majorBidi"/>
      <w:b/>
      <w:bCs/>
      <w:color w:val="4F81BD" w:themeColor="accent1"/>
      <w:sz w:val="24"/>
    </w:rPr>
  </w:style>
  <w:style w:type="character" w:customStyle="1" w:styleId="PlainTextChar">
    <w:name w:val="Plain Text Char"/>
    <w:basedOn w:val="DefaultParagraphFont"/>
    <w:link w:val="PlainText"/>
    <w:uiPriority w:val="99"/>
    <w:rsid w:val="00C768B4"/>
    <w:rPr>
      <w:rFonts w:ascii="Times New Roman" w:hAnsi="Times New Roman"/>
      <w:sz w:val="24"/>
      <w:szCs w:val="24"/>
    </w:rPr>
  </w:style>
  <w:style w:type="table" w:styleId="TableGrid">
    <w:name w:val="Table Grid"/>
    <w:basedOn w:val="TableNormal"/>
    <w:uiPriority w:val="59"/>
    <w:rsid w:val="00F37F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5620B"/>
    <w:pPr>
      <w:ind w:left="720"/>
      <w:contextualSpacing/>
    </w:pPr>
  </w:style>
  <w:style w:type="paragraph" w:styleId="HTMLPreformatted">
    <w:name w:val="HTML Preformatted"/>
    <w:basedOn w:val="Normal"/>
    <w:link w:val="HTMLPreformattedChar"/>
    <w:uiPriority w:val="99"/>
    <w:rsid w:val="00325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25CA8"/>
    <w:rPr>
      <w:rFonts w:ascii="Courier" w:hAnsi="Courier" w:cs="Courier"/>
      <w:sz w:val="20"/>
      <w:szCs w:val="20"/>
    </w:rPr>
  </w:style>
  <w:style w:type="paragraph" w:styleId="Header">
    <w:name w:val="header"/>
    <w:basedOn w:val="Normal"/>
    <w:link w:val="HeaderChar"/>
    <w:rsid w:val="00FC5567"/>
    <w:pPr>
      <w:tabs>
        <w:tab w:val="center" w:pos="4320"/>
        <w:tab w:val="right" w:pos="8640"/>
      </w:tabs>
    </w:pPr>
  </w:style>
  <w:style w:type="character" w:customStyle="1" w:styleId="HeaderChar">
    <w:name w:val="Header Char"/>
    <w:basedOn w:val="DefaultParagraphFont"/>
    <w:link w:val="Header"/>
    <w:rsid w:val="00FC5567"/>
    <w:rPr>
      <w:rFonts w:ascii="Times New Roman" w:hAnsi="Times New Roman"/>
    </w:rPr>
  </w:style>
  <w:style w:type="paragraph" w:styleId="Footer">
    <w:name w:val="footer"/>
    <w:basedOn w:val="Normal"/>
    <w:link w:val="FooterChar"/>
    <w:rsid w:val="00FC5567"/>
    <w:pPr>
      <w:tabs>
        <w:tab w:val="center" w:pos="4320"/>
        <w:tab w:val="right" w:pos="8640"/>
      </w:tabs>
    </w:pPr>
  </w:style>
  <w:style w:type="character" w:customStyle="1" w:styleId="FooterChar">
    <w:name w:val="Footer Char"/>
    <w:basedOn w:val="DefaultParagraphFont"/>
    <w:link w:val="Footer"/>
    <w:rsid w:val="00FC5567"/>
    <w:rPr>
      <w:rFonts w:ascii="Times New Roman" w:hAnsi="Times New Roman"/>
    </w:rPr>
  </w:style>
  <w:style w:type="character" w:styleId="PageNumber">
    <w:name w:val="page number"/>
    <w:basedOn w:val="DefaultParagraphFont"/>
    <w:rsid w:val="00FC5567"/>
  </w:style>
  <w:style w:type="character" w:styleId="Emphasis">
    <w:name w:val="Emphasis"/>
    <w:basedOn w:val="DefaultParagraphFont"/>
    <w:rsid w:val="009C15C2"/>
    <w:rPr>
      <w:i/>
      <w:iCs/>
    </w:rPr>
  </w:style>
  <w:style w:type="paragraph" w:styleId="BalloonText">
    <w:name w:val="Balloon Text"/>
    <w:basedOn w:val="Normal"/>
    <w:link w:val="BalloonTextChar"/>
    <w:rsid w:val="009908BB"/>
    <w:rPr>
      <w:rFonts w:ascii="Tahoma" w:hAnsi="Tahoma" w:cs="Tahoma"/>
      <w:sz w:val="16"/>
      <w:szCs w:val="16"/>
    </w:rPr>
  </w:style>
  <w:style w:type="character" w:customStyle="1" w:styleId="BalloonTextChar">
    <w:name w:val="Balloon Text Char"/>
    <w:basedOn w:val="DefaultParagraphFont"/>
    <w:link w:val="BalloonText"/>
    <w:rsid w:val="009908BB"/>
    <w:rPr>
      <w:rFonts w:ascii="Tahoma" w:hAnsi="Tahoma" w:cs="Tahoma"/>
      <w:sz w:val="16"/>
      <w:szCs w:val="16"/>
    </w:rPr>
  </w:style>
  <w:style w:type="character" w:styleId="CommentReference">
    <w:name w:val="annotation reference"/>
    <w:basedOn w:val="DefaultParagraphFont"/>
    <w:rsid w:val="009908BB"/>
    <w:rPr>
      <w:sz w:val="16"/>
      <w:szCs w:val="16"/>
    </w:rPr>
  </w:style>
  <w:style w:type="paragraph" w:styleId="CommentText">
    <w:name w:val="annotation text"/>
    <w:basedOn w:val="Normal"/>
    <w:link w:val="CommentTextChar"/>
    <w:rsid w:val="009908BB"/>
    <w:rPr>
      <w:sz w:val="20"/>
      <w:szCs w:val="20"/>
    </w:rPr>
  </w:style>
  <w:style w:type="character" w:customStyle="1" w:styleId="CommentTextChar">
    <w:name w:val="Comment Text Char"/>
    <w:basedOn w:val="DefaultParagraphFont"/>
    <w:link w:val="CommentText"/>
    <w:rsid w:val="009908BB"/>
    <w:rPr>
      <w:rFonts w:ascii="Times New Roman" w:hAnsi="Times New Roman"/>
      <w:sz w:val="20"/>
      <w:szCs w:val="20"/>
    </w:rPr>
  </w:style>
  <w:style w:type="paragraph" w:styleId="CommentSubject">
    <w:name w:val="annotation subject"/>
    <w:basedOn w:val="CommentText"/>
    <w:next w:val="CommentText"/>
    <w:link w:val="CommentSubjectChar"/>
    <w:rsid w:val="009908BB"/>
    <w:rPr>
      <w:b/>
      <w:bCs/>
    </w:rPr>
  </w:style>
  <w:style w:type="character" w:customStyle="1" w:styleId="CommentSubjectChar">
    <w:name w:val="Comment Subject Char"/>
    <w:basedOn w:val="CommentTextChar"/>
    <w:link w:val="CommentSubject"/>
    <w:rsid w:val="009908BB"/>
    <w:rPr>
      <w:rFonts w:ascii="Times New Roman" w:hAnsi="Times New Roman"/>
      <w:b/>
      <w:bCs/>
      <w:sz w:val="20"/>
      <w:szCs w:val="20"/>
    </w:rPr>
  </w:style>
  <w:style w:type="paragraph" w:styleId="TOCHeading">
    <w:name w:val="TOC Heading"/>
    <w:basedOn w:val="Heading1"/>
    <w:next w:val="Normal"/>
    <w:uiPriority w:val="39"/>
    <w:unhideWhenUsed/>
    <w:qFormat/>
    <w:rsid w:val="004D1B70"/>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4D1B70"/>
    <w:pPr>
      <w:spacing w:before="120"/>
    </w:pPr>
    <w:rPr>
      <w:rFonts w:asciiTheme="minorHAnsi" w:hAnsiTheme="minorHAnsi"/>
      <w:b/>
      <w:bCs/>
    </w:rPr>
  </w:style>
  <w:style w:type="paragraph" w:styleId="TOC2">
    <w:name w:val="toc 2"/>
    <w:basedOn w:val="Normal"/>
    <w:next w:val="Normal"/>
    <w:autoRedefine/>
    <w:uiPriority w:val="39"/>
    <w:rsid w:val="004D1B70"/>
    <w:pPr>
      <w:ind w:left="240"/>
    </w:pPr>
    <w:rPr>
      <w:rFonts w:asciiTheme="minorHAnsi" w:hAnsiTheme="minorHAnsi"/>
      <w:b/>
      <w:bCs/>
      <w:sz w:val="22"/>
      <w:szCs w:val="22"/>
    </w:rPr>
  </w:style>
  <w:style w:type="paragraph" w:styleId="TOC3">
    <w:name w:val="toc 3"/>
    <w:basedOn w:val="Normal"/>
    <w:next w:val="Normal"/>
    <w:autoRedefine/>
    <w:uiPriority w:val="39"/>
    <w:rsid w:val="004D1B70"/>
    <w:pPr>
      <w:ind w:left="480"/>
    </w:pPr>
    <w:rPr>
      <w:rFonts w:asciiTheme="minorHAnsi" w:hAnsiTheme="minorHAnsi"/>
      <w:sz w:val="22"/>
      <w:szCs w:val="22"/>
    </w:rPr>
  </w:style>
  <w:style w:type="paragraph" w:styleId="TOC4">
    <w:name w:val="toc 4"/>
    <w:basedOn w:val="Normal"/>
    <w:next w:val="Normal"/>
    <w:autoRedefine/>
    <w:uiPriority w:val="39"/>
    <w:rsid w:val="004D1B70"/>
    <w:pPr>
      <w:ind w:left="720"/>
    </w:pPr>
    <w:rPr>
      <w:rFonts w:asciiTheme="minorHAnsi" w:hAnsiTheme="minorHAnsi"/>
      <w:sz w:val="20"/>
      <w:szCs w:val="20"/>
    </w:rPr>
  </w:style>
  <w:style w:type="paragraph" w:styleId="TOC5">
    <w:name w:val="toc 5"/>
    <w:basedOn w:val="Normal"/>
    <w:next w:val="Normal"/>
    <w:autoRedefine/>
    <w:uiPriority w:val="39"/>
    <w:rsid w:val="004D1B70"/>
    <w:pPr>
      <w:ind w:left="960"/>
    </w:pPr>
    <w:rPr>
      <w:rFonts w:asciiTheme="minorHAnsi" w:hAnsiTheme="minorHAnsi"/>
      <w:sz w:val="20"/>
      <w:szCs w:val="20"/>
    </w:rPr>
  </w:style>
  <w:style w:type="paragraph" w:styleId="TOC6">
    <w:name w:val="toc 6"/>
    <w:basedOn w:val="Normal"/>
    <w:next w:val="Normal"/>
    <w:autoRedefine/>
    <w:uiPriority w:val="39"/>
    <w:rsid w:val="004D1B70"/>
    <w:pPr>
      <w:ind w:left="1200"/>
    </w:pPr>
    <w:rPr>
      <w:rFonts w:asciiTheme="minorHAnsi" w:hAnsiTheme="minorHAnsi"/>
      <w:sz w:val="20"/>
      <w:szCs w:val="20"/>
    </w:rPr>
  </w:style>
  <w:style w:type="paragraph" w:styleId="TOC7">
    <w:name w:val="toc 7"/>
    <w:basedOn w:val="Normal"/>
    <w:next w:val="Normal"/>
    <w:autoRedefine/>
    <w:uiPriority w:val="39"/>
    <w:rsid w:val="004D1B70"/>
    <w:pPr>
      <w:ind w:left="1440"/>
    </w:pPr>
    <w:rPr>
      <w:rFonts w:asciiTheme="minorHAnsi" w:hAnsiTheme="minorHAnsi"/>
      <w:sz w:val="20"/>
      <w:szCs w:val="20"/>
    </w:rPr>
  </w:style>
  <w:style w:type="paragraph" w:styleId="TOC8">
    <w:name w:val="toc 8"/>
    <w:basedOn w:val="Normal"/>
    <w:next w:val="Normal"/>
    <w:autoRedefine/>
    <w:uiPriority w:val="39"/>
    <w:rsid w:val="004D1B70"/>
    <w:pPr>
      <w:ind w:left="1680"/>
    </w:pPr>
    <w:rPr>
      <w:rFonts w:asciiTheme="minorHAnsi" w:hAnsiTheme="minorHAnsi"/>
      <w:sz w:val="20"/>
      <w:szCs w:val="20"/>
    </w:rPr>
  </w:style>
  <w:style w:type="paragraph" w:styleId="TOC9">
    <w:name w:val="toc 9"/>
    <w:basedOn w:val="Normal"/>
    <w:next w:val="Normal"/>
    <w:autoRedefine/>
    <w:uiPriority w:val="39"/>
    <w:rsid w:val="004D1B70"/>
    <w:pPr>
      <w:ind w:left="1920"/>
    </w:pPr>
    <w:rPr>
      <w:rFonts w:asciiTheme="minorHAnsi" w:hAnsiTheme="minorHAnsi"/>
      <w:sz w:val="20"/>
      <w:szCs w:val="20"/>
    </w:rPr>
  </w:style>
  <w:style w:type="paragraph" w:styleId="NormalWeb">
    <w:name w:val="Normal (Web)"/>
    <w:basedOn w:val="Normal"/>
    <w:uiPriority w:val="99"/>
    <w:rsid w:val="00957FD9"/>
    <w:pPr>
      <w:spacing w:beforeLines="1" w:afterLines="1"/>
    </w:pPr>
    <w:rPr>
      <w:rFonts w:ascii="Times" w:hAnsi="Times" w:cs="Times New Roman"/>
      <w:sz w:val="20"/>
      <w:szCs w:val="20"/>
    </w:rPr>
  </w:style>
  <w:style w:type="character" w:customStyle="1" w:styleId="apple-converted-space">
    <w:name w:val="apple-converted-space"/>
    <w:basedOn w:val="DefaultParagraphFont"/>
    <w:rsid w:val="00957FD9"/>
  </w:style>
  <w:style w:type="paragraph" w:styleId="BodyText2">
    <w:name w:val="Body Text 2"/>
    <w:basedOn w:val="Normal"/>
    <w:link w:val="BodyText2Char"/>
    <w:uiPriority w:val="99"/>
    <w:unhideWhenUsed/>
    <w:rsid w:val="009E0AC8"/>
    <w:pPr>
      <w:spacing w:after="120" w:line="480" w:lineRule="auto"/>
    </w:pPr>
    <w:rPr>
      <w:szCs w:val="20"/>
    </w:rPr>
  </w:style>
  <w:style w:type="character" w:customStyle="1" w:styleId="BodyText2Char">
    <w:name w:val="Body Text 2 Char"/>
    <w:basedOn w:val="DefaultParagraphFont"/>
    <w:link w:val="BodyText2"/>
    <w:uiPriority w:val="99"/>
    <w:rsid w:val="009E0AC8"/>
    <w:rPr>
      <w:rFonts w:ascii="Times New Roman" w:hAnsi="Times New Roman"/>
      <w:szCs w:val="20"/>
    </w:rPr>
  </w:style>
  <w:style w:type="character" w:styleId="UnresolvedMention">
    <w:name w:val="Unresolved Mention"/>
    <w:basedOn w:val="DefaultParagraphFont"/>
    <w:rsid w:val="00087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666721">
      <w:bodyDiv w:val="1"/>
      <w:marLeft w:val="0"/>
      <w:marRight w:val="0"/>
      <w:marTop w:val="0"/>
      <w:marBottom w:val="0"/>
      <w:divBdr>
        <w:top w:val="none" w:sz="0" w:space="0" w:color="auto"/>
        <w:left w:val="none" w:sz="0" w:space="0" w:color="auto"/>
        <w:bottom w:val="none" w:sz="0" w:space="0" w:color="auto"/>
        <w:right w:val="none" w:sz="0" w:space="0" w:color="auto"/>
      </w:divBdr>
    </w:div>
    <w:div w:id="669067702">
      <w:bodyDiv w:val="1"/>
      <w:marLeft w:val="0"/>
      <w:marRight w:val="0"/>
      <w:marTop w:val="0"/>
      <w:marBottom w:val="0"/>
      <w:divBdr>
        <w:top w:val="none" w:sz="0" w:space="0" w:color="auto"/>
        <w:left w:val="none" w:sz="0" w:space="0" w:color="auto"/>
        <w:bottom w:val="none" w:sz="0" w:space="0" w:color="auto"/>
        <w:right w:val="none" w:sz="0" w:space="0" w:color="auto"/>
      </w:divBdr>
      <w:divsChild>
        <w:div w:id="280460491">
          <w:marLeft w:val="0"/>
          <w:marRight w:val="0"/>
          <w:marTop w:val="0"/>
          <w:marBottom w:val="0"/>
          <w:divBdr>
            <w:top w:val="none" w:sz="0" w:space="0" w:color="auto"/>
            <w:left w:val="none" w:sz="0" w:space="0" w:color="auto"/>
            <w:bottom w:val="none" w:sz="0" w:space="0" w:color="auto"/>
            <w:right w:val="none" w:sz="0" w:space="0" w:color="auto"/>
          </w:divBdr>
          <w:divsChild>
            <w:div w:id="1434977818">
              <w:marLeft w:val="0"/>
              <w:marRight w:val="0"/>
              <w:marTop w:val="0"/>
              <w:marBottom w:val="0"/>
              <w:divBdr>
                <w:top w:val="none" w:sz="0" w:space="0" w:color="auto"/>
                <w:left w:val="none" w:sz="0" w:space="0" w:color="auto"/>
                <w:bottom w:val="none" w:sz="0" w:space="0" w:color="auto"/>
                <w:right w:val="none" w:sz="0" w:space="0" w:color="auto"/>
              </w:divBdr>
              <w:divsChild>
                <w:div w:id="2468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11796">
      <w:bodyDiv w:val="1"/>
      <w:marLeft w:val="0"/>
      <w:marRight w:val="0"/>
      <w:marTop w:val="0"/>
      <w:marBottom w:val="0"/>
      <w:divBdr>
        <w:top w:val="none" w:sz="0" w:space="0" w:color="auto"/>
        <w:left w:val="none" w:sz="0" w:space="0" w:color="auto"/>
        <w:bottom w:val="none" w:sz="0" w:space="0" w:color="auto"/>
        <w:right w:val="none" w:sz="0" w:space="0" w:color="auto"/>
      </w:divBdr>
      <w:divsChild>
        <w:div w:id="1568495815">
          <w:marLeft w:val="0"/>
          <w:marRight w:val="0"/>
          <w:marTop w:val="0"/>
          <w:marBottom w:val="0"/>
          <w:divBdr>
            <w:top w:val="none" w:sz="0" w:space="0" w:color="auto"/>
            <w:left w:val="none" w:sz="0" w:space="0" w:color="auto"/>
            <w:bottom w:val="none" w:sz="0" w:space="0" w:color="auto"/>
            <w:right w:val="none" w:sz="0" w:space="0" w:color="auto"/>
          </w:divBdr>
        </w:div>
        <w:div w:id="2003654546">
          <w:marLeft w:val="0"/>
          <w:marRight w:val="0"/>
          <w:marTop w:val="0"/>
          <w:marBottom w:val="0"/>
          <w:divBdr>
            <w:top w:val="none" w:sz="0" w:space="0" w:color="auto"/>
            <w:left w:val="none" w:sz="0" w:space="0" w:color="auto"/>
            <w:bottom w:val="none" w:sz="0" w:space="0" w:color="auto"/>
            <w:right w:val="none" w:sz="0" w:space="0" w:color="auto"/>
          </w:divBdr>
        </w:div>
        <w:div w:id="390202813">
          <w:marLeft w:val="0"/>
          <w:marRight w:val="0"/>
          <w:marTop w:val="0"/>
          <w:marBottom w:val="0"/>
          <w:divBdr>
            <w:top w:val="none" w:sz="0" w:space="0" w:color="auto"/>
            <w:left w:val="none" w:sz="0" w:space="0" w:color="auto"/>
            <w:bottom w:val="none" w:sz="0" w:space="0" w:color="auto"/>
            <w:right w:val="none" w:sz="0" w:space="0" w:color="auto"/>
          </w:divBdr>
        </w:div>
        <w:div w:id="1006056227">
          <w:marLeft w:val="0"/>
          <w:marRight w:val="0"/>
          <w:marTop w:val="0"/>
          <w:marBottom w:val="0"/>
          <w:divBdr>
            <w:top w:val="none" w:sz="0" w:space="0" w:color="auto"/>
            <w:left w:val="none" w:sz="0" w:space="0" w:color="auto"/>
            <w:bottom w:val="none" w:sz="0" w:space="0" w:color="auto"/>
            <w:right w:val="none" w:sz="0" w:space="0" w:color="auto"/>
          </w:divBdr>
        </w:div>
        <w:div w:id="1338272018">
          <w:marLeft w:val="0"/>
          <w:marRight w:val="0"/>
          <w:marTop w:val="0"/>
          <w:marBottom w:val="0"/>
          <w:divBdr>
            <w:top w:val="none" w:sz="0" w:space="0" w:color="auto"/>
            <w:left w:val="none" w:sz="0" w:space="0" w:color="auto"/>
            <w:bottom w:val="none" w:sz="0" w:space="0" w:color="auto"/>
            <w:right w:val="none" w:sz="0" w:space="0" w:color="auto"/>
          </w:divBdr>
        </w:div>
        <w:div w:id="66728953">
          <w:marLeft w:val="0"/>
          <w:marRight w:val="0"/>
          <w:marTop w:val="0"/>
          <w:marBottom w:val="0"/>
          <w:divBdr>
            <w:top w:val="none" w:sz="0" w:space="0" w:color="auto"/>
            <w:left w:val="none" w:sz="0" w:space="0" w:color="auto"/>
            <w:bottom w:val="none" w:sz="0" w:space="0" w:color="auto"/>
            <w:right w:val="none" w:sz="0" w:space="0" w:color="auto"/>
          </w:divBdr>
        </w:div>
        <w:div w:id="1572428884">
          <w:marLeft w:val="0"/>
          <w:marRight w:val="0"/>
          <w:marTop w:val="0"/>
          <w:marBottom w:val="0"/>
          <w:divBdr>
            <w:top w:val="none" w:sz="0" w:space="0" w:color="auto"/>
            <w:left w:val="none" w:sz="0" w:space="0" w:color="auto"/>
            <w:bottom w:val="none" w:sz="0" w:space="0" w:color="auto"/>
            <w:right w:val="none" w:sz="0" w:space="0" w:color="auto"/>
          </w:divBdr>
        </w:div>
        <w:div w:id="686718877">
          <w:marLeft w:val="0"/>
          <w:marRight w:val="0"/>
          <w:marTop w:val="0"/>
          <w:marBottom w:val="0"/>
          <w:divBdr>
            <w:top w:val="none" w:sz="0" w:space="0" w:color="auto"/>
            <w:left w:val="none" w:sz="0" w:space="0" w:color="auto"/>
            <w:bottom w:val="none" w:sz="0" w:space="0" w:color="auto"/>
            <w:right w:val="none" w:sz="0" w:space="0" w:color="auto"/>
          </w:divBdr>
        </w:div>
        <w:div w:id="1601991603">
          <w:marLeft w:val="0"/>
          <w:marRight w:val="0"/>
          <w:marTop w:val="0"/>
          <w:marBottom w:val="0"/>
          <w:divBdr>
            <w:top w:val="none" w:sz="0" w:space="0" w:color="auto"/>
            <w:left w:val="none" w:sz="0" w:space="0" w:color="auto"/>
            <w:bottom w:val="none" w:sz="0" w:space="0" w:color="auto"/>
            <w:right w:val="none" w:sz="0" w:space="0" w:color="auto"/>
          </w:divBdr>
        </w:div>
        <w:div w:id="1167401257">
          <w:marLeft w:val="0"/>
          <w:marRight w:val="0"/>
          <w:marTop w:val="0"/>
          <w:marBottom w:val="0"/>
          <w:divBdr>
            <w:top w:val="none" w:sz="0" w:space="0" w:color="auto"/>
            <w:left w:val="none" w:sz="0" w:space="0" w:color="auto"/>
            <w:bottom w:val="none" w:sz="0" w:space="0" w:color="auto"/>
            <w:right w:val="none" w:sz="0" w:space="0" w:color="auto"/>
          </w:divBdr>
        </w:div>
        <w:div w:id="973832123">
          <w:marLeft w:val="0"/>
          <w:marRight w:val="0"/>
          <w:marTop w:val="0"/>
          <w:marBottom w:val="0"/>
          <w:divBdr>
            <w:top w:val="none" w:sz="0" w:space="0" w:color="auto"/>
            <w:left w:val="none" w:sz="0" w:space="0" w:color="auto"/>
            <w:bottom w:val="none" w:sz="0" w:space="0" w:color="auto"/>
            <w:right w:val="none" w:sz="0" w:space="0" w:color="auto"/>
          </w:divBdr>
        </w:div>
        <w:div w:id="1553694343">
          <w:marLeft w:val="0"/>
          <w:marRight w:val="0"/>
          <w:marTop w:val="0"/>
          <w:marBottom w:val="0"/>
          <w:divBdr>
            <w:top w:val="none" w:sz="0" w:space="0" w:color="auto"/>
            <w:left w:val="none" w:sz="0" w:space="0" w:color="auto"/>
            <w:bottom w:val="none" w:sz="0" w:space="0" w:color="auto"/>
            <w:right w:val="none" w:sz="0" w:space="0" w:color="auto"/>
          </w:divBdr>
        </w:div>
        <w:div w:id="656232135">
          <w:marLeft w:val="0"/>
          <w:marRight w:val="0"/>
          <w:marTop w:val="0"/>
          <w:marBottom w:val="0"/>
          <w:divBdr>
            <w:top w:val="none" w:sz="0" w:space="0" w:color="auto"/>
            <w:left w:val="none" w:sz="0" w:space="0" w:color="auto"/>
            <w:bottom w:val="none" w:sz="0" w:space="0" w:color="auto"/>
            <w:right w:val="none" w:sz="0" w:space="0" w:color="auto"/>
          </w:divBdr>
        </w:div>
        <w:div w:id="1475679880">
          <w:marLeft w:val="0"/>
          <w:marRight w:val="0"/>
          <w:marTop w:val="0"/>
          <w:marBottom w:val="0"/>
          <w:divBdr>
            <w:top w:val="none" w:sz="0" w:space="0" w:color="auto"/>
            <w:left w:val="none" w:sz="0" w:space="0" w:color="auto"/>
            <w:bottom w:val="none" w:sz="0" w:space="0" w:color="auto"/>
            <w:right w:val="none" w:sz="0" w:space="0" w:color="auto"/>
          </w:divBdr>
        </w:div>
        <w:div w:id="1600480678">
          <w:marLeft w:val="0"/>
          <w:marRight w:val="0"/>
          <w:marTop w:val="0"/>
          <w:marBottom w:val="0"/>
          <w:divBdr>
            <w:top w:val="none" w:sz="0" w:space="0" w:color="auto"/>
            <w:left w:val="none" w:sz="0" w:space="0" w:color="auto"/>
            <w:bottom w:val="none" w:sz="0" w:space="0" w:color="auto"/>
            <w:right w:val="none" w:sz="0" w:space="0" w:color="auto"/>
          </w:divBdr>
        </w:div>
      </w:divsChild>
    </w:div>
    <w:div w:id="868028920">
      <w:bodyDiv w:val="1"/>
      <w:marLeft w:val="0"/>
      <w:marRight w:val="0"/>
      <w:marTop w:val="0"/>
      <w:marBottom w:val="0"/>
      <w:divBdr>
        <w:top w:val="none" w:sz="0" w:space="0" w:color="auto"/>
        <w:left w:val="none" w:sz="0" w:space="0" w:color="auto"/>
        <w:bottom w:val="none" w:sz="0" w:space="0" w:color="auto"/>
        <w:right w:val="none" w:sz="0" w:space="0" w:color="auto"/>
      </w:divBdr>
    </w:div>
    <w:div w:id="1436711351">
      <w:bodyDiv w:val="1"/>
      <w:marLeft w:val="0"/>
      <w:marRight w:val="0"/>
      <w:marTop w:val="0"/>
      <w:marBottom w:val="0"/>
      <w:divBdr>
        <w:top w:val="none" w:sz="0" w:space="0" w:color="auto"/>
        <w:left w:val="none" w:sz="0" w:space="0" w:color="auto"/>
        <w:bottom w:val="none" w:sz="0" w:space="0" w:color="auto"/>
        <w:right w:val="none" w:sz="0" w:space="0" w:color="auto"/>
      </w:divBdr>
    </w:div>
    <w:div w:id="1920212831">
      <w:bodyDiv w:val="1"/>
      <w:marLeft w:val="0"/>
      <w:marRight w:val="0"/>
      <w:marTop w:val="0"/>
      <w:marBottom w:val="0"/>
      <w:divBdr>
        <w:top w:val="none" w:sz="0" w:space="0" w:color="auto"/>
        <w:left w:val="none" w:sz="0" w:space="0" w:color="auto"/>
        <w:bottom w:val="none" w:sz="0" w:space="0" w:color="auto"/>
        <w:right w:val="none" w:sz="0" w:space="0" w:color="auto"/>
      </w:divBdr>
    </w:div>
    <w:div w:id="21018346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ab.inf.uni-tuebingen.de/software/dendroscope/welcome.html" TargetMode="External"/><Relationship Id="rId18" Type="http://schemas.openxmlformats.org/officeDocument/2006/relationships/hyperlink" Target="http://www.exelixis-.lab.org/" TargetMode="External"/><Relationship Id="rId26" Type="http://schemas.openxmlformats.org/officeDocument/2006/relationships/hyperlink" Target="http://evolution.genetics.washington.edu/phylip/doc/main.html" TargetMode="External"/><Relationship Id="rId3" Type="http://schemas.openxmlformats.org/officeDocument/2006/relationships/styles" Target="styles.xml"/><Relationship Id="rId21" Type="http://schemas.openxmlformats.org/officeDocument/2006/relationships/hyperlink" Target="http://www.cbcb.umd.edu/software/jellyfish/"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jpeg"/><Relationship Id="rId25" Type="http://schemas.openxmlformats.org/officeDocument/2006/relationships/hyperlink" Target="http://sourceforge.net/projects/primux/"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nucleotide" TargetMode="External"/><Relationship Id="rId20" Type="http://schemas.openxmlformats.org/officeDocument/2006/relationships/hyperlink" Target="http://evolution.genetics.washington.edu/phylip.html" TargetMode="External"/><Relationship Id="rId29" Type="http://schemas.openxmlformats.org/officeDocument/2006/relationships/hyperlink" Target="https://wiki.gnome.org/Apps/G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ummer.sourceforge.ne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n.wikipedia.org/wiki/Variant_Call_Format" TargetMode="External"/><Relationship Id="rId23" Type="http://schemas.openxmlformats.org/officeDocument/2006/relationships/hyperlink" Target="http://www.exelixis-lab.org/" TargetMode="External"/><Relationship Id="rId28" Type="http://schemas.openxmlformats.org/officeDocument/2006/relationships/hyperlink" Target="http://www.barebones.com/" TargetMode="External"/><Relationship Id="rId10" Type="http://schemas.openxmlformats.org/officeDocument/2006/relationships/image" Target="media/image3.png"/><Relationship Id="rId19" Type="http://schemas.openxmlformats.org/officeDocument/2006/relationships/hyperlink" Target="https://github.com/stamatak"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ree.bio.ed.ac.uk/software/figtree/" TargetMode="External"/><Relationship Id="rId22" Type="http://schemas.openxmlformats.org/officeDocument/2006/relationships/hyperlink" Target="http://www.microbesonline.org/fasttree/" TargetMode="External"/><Relationship Id="rId27" Type="http://schemas.openxmlformats.org/officeDocument/2006/relationships/hyperlink" Target="https://en.wikipedia.org/wiki/FASTQ_format"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2CF87D-30A9-2042-A415-F680A84D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30</Pages>
  <Words>13599</Words>
  <Characters>66367</Characters>
  <Application>Microsoft Office Word</Application>
  <DocSecurity>0</DocSecurity>
  <Lines>2073</Lines>
  <Paragraphs>1480</Paragraphs>
  <ScaleCrop>false</ScaleCrop>
  <HeadingPairs>
    <vt:vector size="2" baseType="variant">
      <vt:variant>
        <vt:lpstr>Title</vt:lpstr>
      </vt:variant>
      <vt:variant>
        <vt:i4>1</vt:i4>
      </vt:variant>
    </vt:vector>
  </HeadingPairs>
  <TitlesOfParts>
    <vt:vector size="1" baseType="lpstr">
      <vt:lpstr/>
    </vt:vector>
  </TitlesOfParts>
  <Company>LLNL</Company>
  <LinksUpToDate>false</LinksUpToDate>
  <CharactersWithSpaces>78486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Barry G. Hall</dc:creator>
  <cp:lastModifiedBy>Barry G. Hall</cp:lastModifiedBy>
  <cp:revision>133</cp:revision>
  <cp:lastPrinted>2019-11-07T02:06:00Z</cp:lastPrinted>
  <dcterms:created xsi:type="dcterms:W3CDTF">2014-11-17T15:27:00Z</dcterms:created>
  <dcterms:modified xsi:type="dcterms:W3CDTF">2022-09-01T05:42:00Z</dcterms:modified>
</cp:coreProperties>
</file>